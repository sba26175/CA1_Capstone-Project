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rsidRPr="004E74A2"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
                <w:color w:val="156082"/>
                <w:sz w:val="32"/>
                <w:szCs w:val="32"/>
                <w:lang w:val="pt-BR"/>
              </w:rPr>
            </w:pPr>
            <w:r w:rsidRPr="00E01221">
              <w:rPr>
                <w:i/>
                <w:color w:val="156082"/>
                <w:sz w:val="32"/>
                <w:szCs w:val="32"/>
                <w:lang w:val="pt-BR"/>
              </w:rPr>
              <w:t>Student Full Name</w:t>
            </w:r>
          </w:p>
          <w:p w14:paraId="3B0DD2C1" w14:textId="77777777" w:rsidR="00E01221" w:rsidRPr="00E01221" w:rsidRDefault="00E01221">
            <w:pPr>
              <w:spacing w:line="480" w:lineRule="auto"/>
              <w:rPr>
                <w:ins w:id="0" w:author="naomie mboma" w:date="2026-04-19T22:07:00Z" w16du:dateUtc="2026-04-19T21:07:00Z"/>
                <w:i/>
                <w:color w:val="156082"/>
                <w:sz w:val="32"/>
                <w:szCs w:val="32"/>
                <w:lang w:val="pt-BR"/>
              </w:rPr>
            </w:pPr>
          </w:p>
          <w:p w14:paraId="5387232B" w14:textId="2547D1AA" w:rsidR="00E50787" w:rsidRPr="00E01221" w:rsidRDefault="009039E0">
            <w:pPr>
              <w:spacing w:line="480" w:lineRule="auto"/>
              <w:rPr>
                <w:i/>
                <w:color w:val="156082"/>
                <w:sz w:val="32"/>
                <w:szCs w:val="32"/>
                <w:lang w:val="pt-BR"/>
              </w:rPr>
            </w:pPr>
            <w:r w:rsidRPr="00E01221">
              <w:rPr>
                <w:i/>
                <w:color w:val="EE0000"/>
                <w:sz w:val="32"/>
                <w:szCs w:val="32"/>
                <w:lang w:val="pt-BR"/>
              </w:rPr>
              <w:t>Pedro Henrique Tercero Guerra</w:t>
            </w:r>
          </w:p>
        </w:tc>
        <w:tc>
          <w:tcPr>
            <w:tcW w:w="5759" w:type="dxa"/>
            <w:tcBorders>
              <w:top w:val="nil"/>
              <w:left w:val="nil"/>
              <w:bottom w:val="nil"/>
              <w:right w:val="nil"/>
            </w:tcBorders>
          </w:tcPr>
          <w:p w14:paraId="025D0A42" w14:textId="77777777" w:rsidR="0024408F" w:rsidRPr="00E01221" w:rsidRDefault="0024408F">
            <w:pPr>
              <w:spacing w:line="480" w:lineRule="auto"/>
              <w:rPr>
                <w:color w:val="000000"/>
                <w:sz w:val="32"/>
                <w:szCs w:val="32"/>
                <w:lang w:val="pt-BR"/>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
                <w:color w:val="156082"/>
                <w:sz w:val="32"/>
                <w:szCs w:val="32"/>
              </w:rPr>
            </w:pPr>
            <w:r>
              <w:rPr>
                <w:i/>
                <w:color w:val="156082"/>
                <w:sz w:val="32"/>
                <w:szCs w:val="32"/>
              </w:rPr>
              <w:t>Student Number</w:t>
            </w:r>
          </w:p>
          <w:p w14:paraId="3E341EA1" w14:textId="77777777" w:rsidR="00E01221" w:rsidRDefault="00E01221">
            <w:pPr>
              <w:spacing w:line="480" w:lineRule="auto"/>
              <w:rPr>
                <w:ins w:id="1" w:author="naomie mboma" w:date="2026-04-19T22:07:00Z" w16du:dateUtc="2026-04-19T21:07:00Z"/>
                <w:i/>
                <w:color w:val="156082"/>
                <w:sz w:val="32"/>
                <w:szCs w:val="32"/>
              </w:rPr>
            </w:pPr>
          </w:p>
          <w:p w14:paraId="4C519E27" w14:textId="6411D8C0" w:rsidR="00E50787" w:rsidRDefault="009039E0">
            <w:pPr>
              <w:spacing w:line="480" w:lineRule="auto"/>
              <w:rPr>
                <w:i/>
                <w:color w:val="156082"/>
                <w:sz w:val="32"/>
                <w:szCs w:val="32"/>
              </w:rPr>
            </w:pPr>
            <w:r w:rsidRPr="009039E0">
              <w:rPr>
                <w:i/>
                <w:color w:val="EE0000"/>
                <w:sz w:val="32"/>
                <w:szCs w:val="32"/>
              </w:rPr>
              <w:t>Sba26175</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
                <w:color w:val="156082"/>
                <w:sz w:val="32"/>
                <w:szCs w:val="32"/>
              </w:rPr>
            </w:pPr>
            <w:r>
              <w:rPr>
                <w:i/>
                <w:color w:val="156082"/>
                <w:sz w:val="32"/>
                <w:szCs w:val="32"/>
              </w:rPr>
              <w:t>Module Title</w:t>
            </w:r>
          </w:p>
          <w:p w14:paraId="3B1D86BF" w14:textId="77777777" w:rsidR="00E01221" w:rsidRDefault="00E01221">
            <w:pPr>
              <w:spacing w:line="480" w:lineRule="auto"/>
              <w:rPr>
                <w:ins w:id="2" w:author="naomie mboma" w:date="2026-04-19T22:07:00Z" w16du:dateUtc="2026-04-19T21:07:00Z"/>
                <w:i/>
                <w:color w:val="156082"/>
                <w:sz w:val="32"/>
                <w:szCs w:val="32"/>
              </w:rPr>
            </w:pPr>
          </w:p>
          <w:p w14:paraId="25760F1A" w14:textId="6A6854C4" w:rsidR="00E50787" w:rsidRDefault="009039E0">
            <w:pPr>
              <w:spacing w:line="480" w:lineRule="auto"/>
              <w:rPr>
                <w:i/>
                <w:color w:val="156082"/>
                <w:sz w:val="32"/>
                <w:szCs w:val="32"/>
              </w:rPr>
            </w:pPr>
            <w:r w:rsidRPr="009039E0">
              <w:rPr>
                <w:i/>
                <w:color w:val="EE0000"/>
                <w:sz w:val="32"/>
                <w:szCs w:val="32"/>
              </w:rPr>
              <w:t>Strategic Thinking</w:t>
            </w:r>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
                <w:color w:val="156082"/>
                <w:sz w:val="32"/>
                <w:szCs w:val="32"/>
              </w:rPr>
            </w:pPr>
            <w:r>
              <w:rPr>
                <w:i/>
                <w:color w:val="156082"/>
                <w:sz w:val="32"/>
                <w:szCs w:val="32"/>
              </w:rPr>
              <w:t>Assessment Title</w:t>
            </w:r>
          </w:p>
          <w:p w14:paraId="5A8B9D98" w14:textId="77777777" w:rsidR="00E01221" w:rsidRDefault="00E01221">
            <w:pPr>
              <w:spacing w:line="480" w:lineRule="auto"/>
              <w:rPr>
                <w:ins w:id="3" w:author="naomie mboma" w:date="2026-04-19T22:10:00Z" w16du:dateUtc="2026-04-19T21:10:00Z"/>
                <w:i/>
                <w:color w:val="156082"/>
                <w:sz w:val="32"/>
                <w:szCs w:val="32"/>
              </w:rPr>
            </w:pPr>
          </w:p>
          <w:p w14:paraId="489B184B" w14:textId="327F249A" w:rsidR="00E50787" w:rsidRDefault="009039E0">
            <w:pPr>
              <w:spacing w:line="480" w:lineRule="auto"/>
              <w:rPr>
                <w:i/>
                <w:color w:val="156082"/>
                <w:sz w:val="32"/>
                <w:szCs w:val="32"/>
              </w:rPr>
            </w:pPr>
            <w:r w:rsidRPr="009039E0">
              <w:rPr>
                <w:i/>
                <w:color w:val="EE0000"/>
                <w:sz w:val="32"/>
                <w:szCs w:val="32"/>
              </w:rPr>
              <w:t>CA01 – Capstone Project Proposal</w:t>
            </w: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
                <w:color w:val="156082"/>
                <w:sz w:val="32"/>
                <w:szCs w:val="32"/>
              </w:rPr>
            </w:pPr>
            <w:r>
              <w:rPr>
                <w:i/>
                <w:color w:val="156082"/>
                <w:sz w:val="32"/>
                <w:szCs w:val="32"/>
              </w:rPr>
              <w:lastRenderedPageBreak/>
              <w:t>Lecturer/Supervisor</w:t>
            </w:r>
          </w:p>
          <w:p w14:paraId="4C6B7CCC" w14:textId="77777777" w:rsidR="00E01221" w:rsidRDefault="00E01221">
            <w:pPr>
              <w:spacing w:line="480" w:lineRule="auto"/>
              <w:rPr>
                <w:ins w:id="4" w:author="naomie mboma" w:date="2026-04-19T22:10:00Z" w16du:dateUtc="2026-04-19T21:10:00Z"/>
                <w:i/>
                <w:color w:val="156082"/>
                <w:sz w:val="32"/>
                <w:szCs w:val="32"/>
              </w:rPr>
            </w:pPr>
          </w:p>
          <w:p w14:paraId="0F93ADA6" w14:textId="684E03CC" w:rsidR="00E50787" w:rsidRDefault="009039E0">
            <w:pPr>
              <w:spacing w:line="480" w:lineRule="auto"/>
              <w:rPr>
                <w:i/>
                <w:color w:val="156082"/>
                <w:sz w:val="32"/>
                <w:szCs w:val="32"/>
              </w:rPr>
            </w:pPr>
            <w:r w:rsidRPr="009039E0">
              <w:rPr>
                <w:i/>
                <w:color w:val="EE0000"/>
                <w:sz w:val="32"/>
                <w:szCs w:val="32"/>
              </w:rPr>
              <w:t>Taufique Ahmed</w:t>
            </w: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
                <w:color w:val="156082"/>
                <w:sz w:val="32"/>
                <w:szCs w:val="32"/>
              </w:rPr>
            </w:pPr>
            <w:r>
              <w:rPr>
                <w:i/>
                <w:color w:val="156082"/>
                <w:sz w:val="32"/>
                <w:szCs w:val="32"/>
              </w:rPr>
              <w:t>Assessment Due Date</w:t>
            </w:r>
          </w:p>
          <w:p w14:paraId="48BC59BD" w14:textId="77777777" w:rsidR="00E01221" w:rsidRDefault="00E01221">
            <w:pPr>
              <w:spacing w:line="480" w:lineRule="auto"/>
              <w:rPr>
                <w:ins w:id="5" w:author="naomie mboma" w:date="2026-04-19T22:08:00Z" w16du:dateUtc="2026-04-19T21:08:00Z"/>
                <w:i/>
                <w:color w:val="156082"/>
                <w:sz w:val="32"/>
                <w:szCs w:val="32"/>
              </w:rPr>
            </w:pPr>
          </w:p>
          <w:p w14:paraId="1B7FDA69" w14:textId="0AA94EDC" w:rsidR="00E50787" w:rsidRDefault="009039E0">
            <w:pPr>
              <w:spacing w:line="480" w:lineRule="auto"/>
              <w:rPr>
                <w:i/>
                <w:color w:val="156082"/>
                <w:sz w:val="32"/>
                <w:szCs w:val="32"/>
              </w:rPr>
            </w:pPr>
            <w:r w:rsidRPr="009039E0">
              <w:rPr>
                <w:i/>
                <w:color w:val="EE0000"/>
                <w:sz w:val="32"/>
                <w:szCs w:val="32"/>
              </w:rPr>
              <w:t>25/10/2026</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2CB349F9" w14:textId="77777777" w:rsidR="00E50787" w:rsidRDefault="0024408F">
            <w:pPr>
              <w:spacing w:line="480" w:lineRule="auto"/>
              <w:rPr>
                <w:i/>
                <w:color w:val="156082"/>
                <w:sz w:val="32"/>
                <w:szCs w:val="32"/>
              </w:rPr>
            </w:pPr>
            <w:r>
              <w:rPr>
                <w:i/>
                <w:color w:val="156082"/>
                <w:sz w:val="32"/>
                <w:szCs w:val="32"/>
              </w:rPr>
              <w:t>Date of Submission</w:t>
            </w:r>
          </w:p>
          <w:p w14:paraId="4160E72B" w14:textId="5710D31A" w:rsidR="009039E0" w:rsidRDefault="009039E0">
            <w:pPr>
              <w:spacing w:line="480" w:lineRule="auto"/>
              <w:rPr>
                <w:i/>
                <w:color w:val="156082"/>
                <w:sz w:val="32"/>
                <w:szCs w:val="32"/>
              </w:rPr>
            </w:pPr>
            <w:r w:rsidRPr="009039E0">
              <w:rPr>
                <w:i/>
                <w:color w:val="000000" w:themeColor="text1"/>
                <w:sz w:val="32"/>
                <w:szCs w:val="32"/>
              </w:rPr>
              <w:t>XX/XX/XXXX</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04795F4D" w:rsidR="0051184F" w:rsidRDefault="00E73B14">
      <w:pPr>
        <w:rPr>
          <w:b/>
          <w:sz w:val="28"/>
          <w:szCs w:val="28"/>
        </w:rPr>
      </w:pPr>
      <w:r>
        <w:rPr>
          <w:sz w:val="28"/>
          <w:szCs w:val="28"/>
        </w:rPr>
        <w:t xml:space="preserve">I acknowledge the use of </w:t>
      </w:r>
      <w:r w:rsidR="004E74A2">
        <w:rPr>
          <w:b/>
          <w:sz w:val="28"/>
          <w:szCs w:val="28"/>
        </w:rPr>
        <w:t>Claude</w:t>
      </w:r>
      <w:r>
        <w:rPr>
          <w:sz w:val="28"/>
          <w:szCs w:val="28"/>
        </w:rPr>
        <w:t xml:space="preserve"> for the purpose of </w:t>
      </w:r>
      <w:r w:rsidRPr="004E74A2">
        <w:rPr>
          <w:b/>
          <w:sz w:val="28"/>
          <w:szCs w:val="28"/>
          <w:highlight w:val="yellow"/>
        </w:rPr>
        <w:t>[provide a brief explanation of how you used the tool].</w:t>
      </w:r>
      <w:r>
        <w:rPr>
          <w:b/>
          <w:sz w:val="28"/>
          <w:szCs w:val="28"/>
        </w:rPr>
        <w:t xml:space="preserve">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6197C822" w14:textId="77777777" w:rsidR="004E74A2" w:rsidRDefault="004E74A2"/>
    <w:p w14:paraId="04E5729C" w14:textId="52F9DAA3" w:rsidR="004E74A2" w:rsidRDefault="004E74A2" w:rsidP="004E74A2">
      <w:pPr>
        <w:pStyle w:val="Heading1"/>
      </w:pPr>
      <w:bookmarkStart w:id="6" w:name="_Toc242027024"/>
      <w:commentRangeStart w:id="7"/>
      <w:r w:rsidRPr="004E74A2">
        <w:rPr>
          <w:highlight w:val="yellow"/>
        </w:rPr>
        <w:lastRenderedPageBreak/>
        <w:t>Title of the Capstone Project Proposal</w:t>
      </w:r>
      <w:bookmarkEnd w:id="6"/>
      <w:commentRangeEnd w:id="7"/>
      <w:r>
        <w:rPr>
          <w:rStyle w:val="CommentReference"/>
          <w:sz w:val="40"/>
          <w:szCs w:val="40"/>
        </w:rPr>
        <w:commentReference w:id="7"/>
      </w:r>
    </w:p>
    <w:p w14:paraId="1DB586A2" w14:textId="77777777" w:rsidR="004E74A2" w:rsidRDefault="004E74A2"/>
    <w:p w14:paraId="49B046CE" w14:textId="77777777" w:rsidR="004E74A2" w:rsidRDefault="004E74A2"/>
    <w:p w14:paraId="2E346621" w14:textId="77777777" w:rsidR="004E74A2" w:rsidRDefault="004E74A2"/>
    <w:p w14:paraId="20F31CD5" w14:textId="77777777" w:rsidR="004E74A2" w:rsidRDefault="004E74A2"/>
    <w:p w14:paraId="5D0A0FB0" w14:textId="77777777" w:rsidR="004E74A2" w:rsidRDefault="004E74A2"/>
    <w:p w14:paraId="78CFFDD2" w14:textId="77777777" w:rsidR="004E74A2" w:rsidRDefault="004E74A2"/>
    <w:p w14:paraId="3E0BC918" w14:textId="77777777" w:rsidR="004E74A2" w:rsidRDefault="004E74A2"/>
    <w:p w14:paraId="4043766D" w14:textId="77777777" w:rsidR="004E74A2" w:rsidRDefault="004E74A2"/>
    <w:p w14:paraId="1742EDCD" w14:textId="77777777" w:rsidR="004E74A2" w:rsidRDefault="004E74A2"/>
    <w:p w14:paraId="6D805760" w14:textId="77777777" w:rsidR="004E74A2" w:rsidRDefault="004E74A2"/>
    <w:p w14:paraId="254732F3" w14:textId="77777777" w:rsidR="004E74A2" w:rsidRDefault="004E74A2"/>
    <w:p w14:paraId="6B476FF4" w14:textId="77777777" w:rsidR="004E74A2" w:rsidRDefault="004E74A2"/>
    <w:p w14:paraId="1CEE9161" w14:textId="77777777" w:rsidR="004E74A2" w:rsidRDefault="004E74A2"/>
    <w:p w14:paraId="0768B69D" w14:textId="77777777" w:rsidR="004E74A2" w:rsidRDefault="004E74A2"/>
    <w:p w14:paraId="3EFF27D8" w14:textId="77777777" w:rsidR="004E74A2" w:rsidRDefault="004E74A2"/>
    <w:p w14:paraId="7BBA57F5" w14:textId="77777777" w:rsidR="004E74A2" w:rsidRDefault="004E74A2"/>
    <w:p w14:paraId="76CDCD1A" w14:textId="77777777" w:rsidR="004E74A2" w:rsidRDefault="004E74A2"/>
    <w:p w14:paraId="7A5C7517" w14:textId="77777777" w:rsidR="004E74A2" w:rsidRDefault="004E74A2"/>
    <w:p w14:paraId="7DF589AA" w14:textId="77777777" w:rsidR="004E74A2" w:rsidRDefault="004E74A2"/>
    <w:p w14:paraId="11A1CE99" w14:textId="77777777" w:rsidR="004E74A2" w:rsidRDefault="004E74A2"/>
    <w:p w14:paraId="3F4C7487" w14:textId="77777777" w:rsidR="004E74A2" w:rsidRDefault="004E74A2"/>
    <w:p w14:paraId="0FAAE9B7" w14:textId="77777777" w:rsidR="004E74A2" w:rsidRDefault="004E74A2"/>
    <w:p w14:paraId="430A14D8" w14:textId="77777777" w:rsidR="004E74A2" w:rsidRDefault="004E74A2"/>
    <w:p w14:paraId="2FF3FAD7" w14:textId="77777777" w:rsidR="004E74A2" w:rsidRDefault="004E74A2"/>
    <w:p w14:paraId="7388B701" w14:textId="77777777" w:rsidR="004E74A2" w:rsidRDefault="004E74A2"/>
    <w:p w14:paraId="0C87FCE6" w14:textId="77777777" w:rsidR="004E74A2" w:rsidRDefault="004E74A2"/>
    <w:p w14:paraId="3AF3649F" w14:textId="77777777" w:rsidR="004E74A2" w:rsidRDefault="004E74A2"/>
    <w:p w14:paraId="0017D6DA" w14:textId="77777777" w:rsidR="004E74A2" w:rsidRDefault="004E74A2"/>
    <w:p w14:paraId="0D841611" w14:textId="77777777" w:rsidR="004E74A2" w:rsidRDefault="004E74A2"/>
    <w:p w14:paraId="16CA51F3" w14:textId="77777777" w:rsidR="004E74A2" w:rsidRDefault="004E74A2"/>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Content>
        <w:p w14:paraId="6FCDB56E" w14:textId="07CA5A48" w:rsidR="004A7AD2" w:rsidRDefault="00E73B1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42027024" w:history="1">
            <w:r w:rsidR="004A7AD2" w:rsidRPr="00951F51">
              <w:rPr>
                <w:rStyle w:val="Hyperlink"/>
                <w:noProof/>
                <w:highlight w:val="yellow"/>
              </w:rPr>
              <w:t>Title of the Capstone Project Proposal</w:t>
            </w:r>
            <w:r w:rsidR="004A7AD2">
              <w:rPr>
                <w:noProof/>
                <w:webHidden/>
              </w:rPr>
              <w:tab/>
            </w:r>
            <w:r w:rsidR="004A7AD2">
              <w:rPr>
                <w:noProof/>
                <w:webHidden/>
              </w:rPr>
              <w:fldChar w:fldCharType="begin"/>
            </w:r>
            <w:r w:rsidR="004A7AD2">
              <w:rPr>
                <w:noProof/>
                <w:webHidden/>
              </w:rPr>
              <w:instrText xml:space="preserve"> PAGEREF _Toc242027024 \h </w:instrText>
            </w:r>
            <w:r w:rsidR="004A7AD2">
              <w:rPr>
                <w:noProof/>
                <w:webHidden/>
              </w:rPr>
            </w:r>
            <w:r w:rsidR="004A7AD2">
              <w:rPr>
                <w:noProof/>
                <w:webHidden/>
              </w:rPr>
              <w:fldChar w:fldCharType="separate"/>
            </w:r>
            <w:r w:rsidR="004A7AD2">
              <w:rPr>
                <w:noProof/>
                <w:webHidden/>
              </w:rPr>
              <w:t>7</w:t>
            </w:r>
            <w:r w:rsidR="004A7AD2">
              <w:rPr>
                <w:noProof/>
                <w:webHidden/>
              </w:rPr>
              <w:fldChar w:fldCharType="end"/>
            </w:r>
          </w:hyperlink>
        </w:p>
        <w:p w14:paraId="41B626E9" w14:textId="151E6797"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25" w:history="1">
            <w:r w:rsidRPr="00951F51">
              <w:rPr>
                <w:rStyle w:val="Hyperlink"/>
                <w:noProof/>
              </w:rPr>
              <w:t>Introduction</w:t>
            </w:r>
            <w:r>
              <w:rPr>
                <w:noProof/>
                <w:webHidden/>
              </w:rPr>
              <w:tab/>
            </w:r>
            <w:r>
              <w:rPr>
                <w:noProof/>
                <w:webHidden/>
              </w:rPr>
              <w:fldChar w:fldCharType="begin"/>
            </w:r>
            <w:r>
              <w:rPr>
                <w:noProof/>
                <w:webHidden/>
              </w:rPr>
              <w:instrText xml:space="preserve"> PAGEREF _Toc242027025 \h </w:instrText>
            </w:r>
            <w:r>
              <w:rPr>
                <w:noProof/>
                <w:webHidden/>
              </w:rPr>
            </w:r>
            <w:r>
              <w:rPr>
                <w:noProof/>
                <w:webHidden/>
              </w:rPr>
              <w:fldChar w:fldCharType="separate"/>
            </w:r>
            <w:r>
              <w:rPr>
                <w:noProof/>
                <w:webHidden/>
              </w:rPr>
              <w:t>1</w:t>
            </w:r>
            <w:r>
              <w:rPr>
                <w:noProof/>
                <w:webHidden/>
              </w:rPr>
              <w:fldChar w:fldCharType="end"/>
            </w:r>
          </w:hyperlink>
        </w:p>
        <w:p w14:paraId="03FF8C7E" w14:textId="170B9DA3"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26" w:history="1">
            <w:r w:rsidRPr="00951F51">
              <w:rPr>
                <w:rStyle w:val="Hyperlink"/>
                <w:noProof/>
              </w:rPr>
              <w:t>Chapter 1</w:t>
            </w:r>
            <w:r>
              <w:rPr>
                <w:noProof/>
                <w:webHidden/>
              </w:rPr>
              <w:tab/>
            </w:r>
            <w:r>
              <w:rPr>
                <w:noProof/>
                <w:webHidden/>
              </w:rPr>
              <w:fldChar w:fldCharType="begin"/>
            </w:r>
            <w:r>
              <w:rPr>
                <w:noProof/>
                <w:webHidden/>
              </w:rPr>
              <w:instrText xml:space="preserve"> PAGEREF _Toc242027026 \h </w:instrText>
            </w:r>
            <w:r>
              <w:rPr>
                <w:noProof/>
                <w:webHidden/>
              </w:rPr>
            </w:r>
            <w:r>
              <w:rPr>
                <w:noProof/>
                <w:webHidden/>
              </w:rPr>
              <w:fldChar w:fldCharType="separate"/>
            </w:r>
            <w:r>
              <w:rPr>
                <w:noProof/>
                <w:webHidden/>
              </w:rPr>
              <w:t>1</w:t>
            </w:r>
            <w:r>
              <w:rPr>
                <w:noProof/>
                <w:webHidden/>
              </w:rPr>
              <w:fldChar w:fldCharType="end"/>
            </w:r>
          </w:hyperlink>
        </w:p>
        <w:p w14:paraId="7DBD7B10" w14:textId="4AFA9F7C"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27" w:history="1">
            <w:r w:rsidRPr="00951F51">
              <w:rPr>
                <w:rStyle w:val="Hyperlink"/>
                <w:noProof/>
              </w:rPr>
              <w:t>Chapter 1.1</w:t>
            </w:r>
            <w:r>
              <w:rPr>
                <w:noProof/>
                <w:webHidden/>
              </w:rPr>
              <w:tab/>
            </w:r>
            <w:r>
              <w:rPr>
                <w:noProof/>
                <w:webHidden/>
              </w:rPr>
              <w:fldChar w:fldCharType="begin"/>
            </w:r>
            <w:r>
              <w:rPr>
                <w:noProof/>
                <w:webHidden/>
              </w:rPr>
              <w:instrText xml:space="preserve"> PAGEREF _Toc242027027 \h </w:instrText>
            </w:r>
            <w:r>
              <w:rPr>
                <w:noProof/>
                <w:webHidden/>
              </w:rPr>
            </w:r>
            <w:r>
              <w:rPr>
                <w:noProof/>
                <w:webHidden/>
              </w:rPr>
              <w:fldChar w:fldCharType="separate"/>
            </w:r>
            <w:r>
              <w:rPr>
                <w:noProof/>
                <w:webHidden/>
              </w:rPr>
              <w:t>1</w:t>
            </w:r>
            <w:r>
              <w:rPr>
                <w:noProof/>
                <w:webHidden/>
              </w:rPr>
              <w:fldChar w:fldCharType="end"/>
            </w:r>
          </w:hyperlink>
        </w:p>
        <w:p w14:paraId="692704FA" w14:textId="29F1C24A"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28" w:history="1">
            <w:r w:rsidRPr="00951F51">
              <w:rPr>
                <w:rStyle w:val="Hyperlink"/>
                <w:noProof/>
              </w:rPr>
              <w:t>Chapter 1.1.1.</w:t>
            </w:r>
            <w:r>
              <w:rPr>
                <w:noProof/>
                <w:webHidden/>
              </w:rPr>
              <w:tab/>
            </w:r>
            <w:r>
              <w:rPr>
                <w:noProof/>
                <w:webHidden/>
              </w:rPr>
              <w:fldChar w:fldCharType="begin"/>
            </w:r>
            <w:r>
              <w:rPr>
                <w:noProof/>
                <w:webHidden/>
              </w:rPr>
              <w:instrText xml:space="preserve"> PAGEREF _Toc242027028 \h </w:instrText>
            </w:r>
            <w:r>
              <w:rPr>
                <w:noProof/>
                <w:webHidden/>
              </w:rPr>
            </w:r>
            <w:r>
              <w:rPr>
                <w:noProof/>
                <w:webHidden/>
              </w:rPr>
              <w:fldChar w:fldCharType="separate"/>
            </w:r>
            <w:r>
              <w:rPr>
                <w:noProof/>
                <w:webHidden/>
              </w:rPr>
              <w:t>1</w:t>
            </w:r>
            <w:r>
              <w:rPr>
                <w:noProof/>
                <w:webHidden/>
              </w:rPr>
              <w:fldChar w:fldCharType="end"/>
            </w:r>
          </w:hyperlink>
        </w:p>
        <w:p w14:paraId="18F6E7E1" w14:textId="27D1208A"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29" w:history="1">
            <w:r w:rsidRPr="00951F51">
              <w:rPr>
                <w:rStyle w:val="Hyperlink"/>
                <w:noProof/>
              </w:rPr>
              <w:t>Problem Definition</w:t>
            </w:r>
            <w:r>
              <w:rPr>
                <w:noProof/>
                <w:webHidden/>
              </w:rPr>
              <w:tab/>
            </w:r>
            <w:r>
              <w:rPr>
                <w:noProof/>
                <w:webHidden/>
              </w:rPr>
              <w:fldChar w:fldCharType="begin"/>
            </w:r>
            <w:r>
              <w:rPr>
                <w:noProof/>
                <w:webHidden/>
              </w:rPr>
              <w:instrText xml:space="preserve"> PAGEREF _Toc242027029 \h </w:instrText>
            </w:r>
            <w:r>
              <w:rPr>
                <w:noProof/>
                <w:webHidden/>
              </w:rPr>
            </w:r>
            <w:r>
              <w:rPr>
                <w:noProof/>
                <w:webHidden/>
              </w:rPr>
              <w:fldChar w:fldCharType="separate"/>
            </w:r>
            <w:r>
              <w:rPr>
                <w:noProof/>
                <w:webHidden/>
              </w:rPr>
              <w:t>1</w:t>
            </w:r>
            <w:r>
              <w:rPr>
                <w:noProof/>
                <w:webHidden/>
              </w:rPr>
              <w:fldChar w:fldCharType="end"/>
            </w:r>
          </w:hyperlink>
        </w:p>
        <w:p w14:paraId="532A5C48" w14:textId="744E3A64"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30" w:history="1">
            <w:r w:rsidRPr="00951F51">
              <w:rPr>
                <w:rStyle w:val="Hyperlink"/>
                <w:noProof/>
              </w:rPr>
              <w:t>Chapter 1</w:t>
            </w:r>
            <w:r>
              <w:rPr>
                <w:noProof/>
                <w:webHidden/>
              </w:rPr>
              <w:tab/>
            </w:r>
            <w:r>
              <w:rPr>
                <w:noProof/>
                <w:webHidden/>
              </w:rPr>
              <w:fldChar w:fldCharType="begin"/>
            </w:r>
            <w:r>
              <w:rPr>
                <w:noProof/>
                <w:webHidden/>
              </w:rPr>
              <w:instrText xml:space="preserve"> PAGEREF _Toc242027030 \h </w:instrText>
            </w:r>
            <w:r>
              <w:rPr>
                <w:noProof/>
                <w:webHidden/>
              </w:rPr>
            </w:r>
            <w:r>
              <w:rPr>
                <w:noProof/>
                <w:webHidden/>
              </w:rPr>
              <w:fldChar w:fldCharType="separate"/>
            </w:r>
            <w:r>
              <w:rPr>
                <w:noProof/>
                <w:webHidden/>
              </w:rPr>
              <w:t>1</w:t>
            </w:r>
            <w:r>
              <w:rPr>
                <w:noProof/>
                <w:webHidden/>
              </w:rPr>
              <w:fldChar w:fldCharType="end"/>
            </w:r>
          </w:hyperlink>
        </w:p>
        <w:p w14:paraId="1B23232E" w14:textId="718FE491"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31" w:history="1">
            <w:r w:rsidRPr="00951F51">
              <w:rPr>
                <w:rStyle w:val="Hyperlink"/>
                <w:noProof/>
              </w:rPr>
              <w:t>Chapter 1.1</w:t>
            </w:r>
            <w:r>
              <w:rPr>
                <w:noProof/>
                <w:webHidden/>
              </w:rPr>
              <w:tab/>
            </w:r>
            <w:r>
              <w:rPr>
                <w:noProof/>
                <w:webHidden/>
              </w:rPr>
              <w:fldChar w:fldCharType="begin"/>
            </w:r>
            <w:r>
              <w:rPr>
                <w:noProof/>
                <w:webHidden/>
              </w:rPr>
              <w:instrText xml:space="preserve"> PAGEREF _Toc242027031 \h </w:instrText>
            </w:r>
            <w:r>
              <w:rPr>
                <w:noProof/>
                <w:webHidden/>
              </w:rPr>
            </w:r>
            <w:r>
              <w:rPr>
                <w:noProof/>
                <w:webHidden/>
              </w:rPr>
              <w:fldChar w:fldCharType="separate"/>
            </w:r>
            <w:r>
              <w:rPr>
                <w:noProof/>
                <w:webHidden/>
              </w:rPr>
              <w:t>1</w:t>
            </w:r>
            <w:r>
              <w:rPr>
                <w:noProof/>
                <w:webHidden/>
              </w:rPr>
              <w:fldChar w:fldCharType="end"/>
            </w:r>
          </w:hyperlink>
        </w:p>
        <w:p w14:paraId="2E095A34" w14:textId="1F65A31C"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32" w:history="1">
            <w:r w:rsidRPr="00951F51">
              <w:rPr>
                <w:rStyle w:val="Hyperlink"/>
                <w:noProof/>
              </w:rPr>
              <w:t>Chapter 1.1.1.</w:t>
            </w:r>
            <w:r>
              <w:rPr>
                <w:noProof/>
                <w:webHidden/>
              </w:rPr>
              <w:tab/>
            </w:r>
            <w:r>
              <w:rPr>
                <w:noProof/>
                <w:webHidden/>
              </w:rPr>
              <w:fldChar w:fldCharType="begin"/>
            </w:r>
            <w:r>
              <w:rPr>
                <w:noProof/>
                <w:webHidden/>
              </w:rPr>
              <w:instrText xml:space="preserve"> PAGEREF _Toc242027032 \h </w:instrText>
            </w:r>
            <w:r>
              <w:rPr>
                <w:noProof/>
                <w:webHidden/>
              </w:rPr>
            </w:r>
            <w:r>
              <w:rPr>
                <w:noProof/>
                <w:webHidden/>
              </w:rPr>
              <w:fldChar w:fldCharType="separate"/>
            </w:r>
            <w:r>
              <w:rPr>
                <w:noProof/>
                <w:webHidden/>
              </w:rPr>
              <w:t>1</w:t>
            </w:r>
            <w:r>
              <w:rPr>
                <w:noProof/>
                <w:webHidden/>
              </w:rPr>
              <w:fldChar w:fldCharType="end"/>
            </w:r>
          </w:hyperlink>
        </w:p>
        <w:p w14:paraId="37D64319" w14:textId="40707235"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33" w:history="1">
            <w:r w:rsidRPr="00951F51">
              <w:rPr>
                <w:rStyle w:val="Hyperlink"/>
                <w:noProof/>
              </w:rPr>
              <w:t>Aim and Objectives</w:t>
            </w:r>
            <w:r>
              <w:rPr>
                <w:noProof/>
                <w:webHidden/>
              </w:rPr>
              <w:tab/>
            </w:r>
            <w:r>
              <w:rPr>
                <w:noProof/>
                <w:webHidden/>
              </w:rPr>
              <w:fldChar w:fldCharType="begin"/>
            </w:r>
            <w:r>
              <w:rPr>
                <w:noProof/>
                <w:webHidden/>
              </w:rPr>
              <w:instrText xml:space="preserve"> PAGEREF _Toc242027033 \h </w:instrText>
            </w:r>
            <w:r>
              <w:rPr>
                <w:noProof/>
                <w:webHidden/>
              </w:rPr>
            </w:r>
            <w:r>
              <w:rPr>
                <w:noProof/>
                <w:webHidden/>
              </w:rPr>
              <w:fldChar w:fldCharType="separate"/>
            </w:r>
            <w:r>
              <w:rPr>
                <w:noProof/>
                <w:webHidden/>
              </w:rPr>
              <w:t>2</w:t>
            </w:r>
            <w:r>
              <w:rPr>
                <w:noProof/>
                <w:webHidden/>
              </w:rPr>
              <w:fldChar w:fldCharType="end"/>
            </w:r>
          </w:hyperlink>
        </w:p>
        <w:p w14:paraId="31D8F77D" w14:textId="336CFD4C"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34" w:history="1">
            <w:r w:rsidRPr="00951F51">
              <w:rPr>
                <w:rStyle w:val="Hyperlink"/>
                <w:noProof/>
              </w:rPr>
              <w:t>Chapter 1</w:t>
            </w:r>
            <w:r>
              <w:rPr>
                <w:noProof/>
                <w:webHidden/>
              </w:rPr>
              <w:tab/>
            </w:r>
            <w:r>
              <w:rPr>
                <w:noProof/>
                <w:webHidden/>
              </w:rPr>
              <w:fldChar w:fldCharType="begin"/>
            </w:r>
            <w:r>
              <w:rPr>
                <w:noProof/>
                <w:webHidden/>
              </w:rPr>
              <w:instrText xml:space="preserve"> PAGEREF _Toc242027034 \h </w:instrText>
            </w:r>
            <w:r>
              <w:rPr>
                <w:noProof/>
                <w:webHidden/>
              </w:rPr>
            </w:r>
            <w:r>
              <w:rPr>
                <w:noProof/>
                <w:webHidden/>
              </w:rPr>
              <w:fldChar w:fldCharType="separate"/>
            </w:r>
            <w:r>
              <w:rPr>
                <w:noProof/>
                <w:webHidden/>
              </w:rPr>
              <w:t>2</w:t>
            </w:r>
            <w:r>
              <w:rPr>
                <w:noProof/>
                <w:webHidden/>
              </w:rPr>
              <w:fldChar w:fldCharType="end"/>
            </w:r>
          </w:hyperlink>
        </w:p>
        <w:p w14:paraId="6B9B5558" w14:textId="22312B2C"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35" w:history="1">
            <w:r w:rsidRPr="00951F51">
              <w:rPr>
                <w:rStyle w:val="Hyperlink"/>
                <w:noProof/>
              </w:rPr>
              <w:t>Chapter 1.1</w:t>
            </w:r>
            <w:r>
              <w:rPr>
                <w:noProof/>
                <w:webHidden/>
              </w:rPr>
              <w:tab/>
            </w:r>
            <w:r>
              <w:rPr>
                <w:noProof/>
                <w:webHidden/>
              </w:rPr>
              <w:fldChar w:fldCharType="begin"/>
            </w:r>
            <w:r>
              <w:rPr>
                <w:noProof/>
                <w:webHidden/>
              </w:rPr>
              <w:instrText xml:space="preserve"> PAGEREF _Toc242027035 \h </w:instrText>
            </w:r>
            <w:r>
              <w:rPr>
                <w:noProof/>
                <w:webHidden/>
              </w:rPr>
            </w:r>
            <w:r>
              <w:rPr>
                <w:noProof/>
                <w:webHidden/>
              </w:rPr>
              <w:fldChar w:fldCharType="separate"/>
            </w:r>
            <w:r>
              <w:rPr>
                <w:noProof/>
                <w:webHidden/>
              </w:rPr>
              <w:t>2</w:t>
            </w:r>
            <w:r>
              <w:rPr>
                <w:noProof/>
                <w:webHidden/>
              </w:rPr>
              <w:fldChar w:fldCharType="end"/>
            </w:r>
          </w:hyperlink>
        </w:p>
        <w:p w14:paraId="4125F021" w14:textId="0C3A18E6"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36" w:history="1">
            <w:r w:rsidRPr="00951F51">
              <w:rPr>
                <w:rStyle w:val="Hyperlink"/>
                <w:noProof/>
              </w:rPr>
              <w:t>Chapter 1.1.1.</w:t>
            </w:r>
            <w:r>
              <w:rPr>
                <w:noProof/>
                <w:webHidden/>
              </w:rPr>
              <w:tab/>
            </w:r>
            <w:r>
              <w:rPr>
                <w:noProof/>
                <w:webHidden/>
              </w:rPr>
              <w:fldChar w:fldCharType="begin"/>
            </w:r>
            <w:r>
              <w:rPr>
                <w:noProof/>
                <w:webHidden/>
              </w:rPr>
              <w:instrText xml:space="preserve"> PAGEREF _Toc242027036 \h </w:instrText>
            </w:r>
            <w:r>
              <w:rPr>
                <w:noProof/>
                <w:webHidden/>
              </w:rPr>
            </w:r>
            <w:r>
              <w:rPr>
                <w:noProof/>
                <w:webHidden/>
              </w:rPr>
              <w:fldChar w:fldCharType="separate"/>
            </w:r>
            <w:r>
              <w:rPr>
                <w:noProof/>
                <w:webHidden/>
              </w:rPr>
              <w:t>2</w:t>
            </w:r>
            <w:r>
              <w:rPr>
                <w:noProof/>
                <w:webHidden/>
              </w:rPr>
              <w:fldChar w:fldCharType="end"/>
            </w:r>
          </w:hyperlink>
        </w:p>
        <w:p w14:paraId="6779EFD6" w14:textId="6331E132"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37" w:history="1">
            <w:r w:rsidRPr="00951F51">
              <w:rPr>
                <w:rStyle w:val="Hyperlink"/>
                <w:noProof/>
              </w:rPr>
              <w:t>Scope (in/out)</w:t>
            </w:r>
            <w:r>
              <w:rPr>
                <w:noProof/>
                <w:webHidden/>
              </w:rPr>
              <w:tab/>
            </w:r>
            <w:r>
              <w:rPr>
                <w:noProof/>
                <w:webHidden/>
              </w:rPr>
              <w:fldChar w:fldCharType="begin"/>
            </w:r>
            <w:r>
              <w:rPr>
                <w:noProof/>
                <w:webHidden/>
              </w:rPr>
              <w:instrText xml:space="preserve"> PAGEREF _Toc242027037 \h </w:instrText>
            </w:r>
            <w:r>
              <w:rPr>
                <w:noProof/>
                <w:webHidden/>
              </w:rPr>
            </w:r>
            <w:r>
              <w:rPr>
                <w:noProof/>
                <w:webHidden/>
              </w:rPr>
              <w:fldChar w:fldCharType="separate"/>
            </w:r>
            <w:r>
              <w:rPr>
                <w:noProof/>
                <w:webHidden/>
              </w:rPr>
              <w:t>2</w:t>
            </w:r>
            <w:r>
              <w:rPr>
                <w:noProof/>
                <w:webHidden/>
              </w:rPr>
              <w:fldChar w:fldCharType="end"/>
            </w:r>
          </w:hyperlink>
        </w:p>
        <w:p w14:paraId="4BF2DA61" w14:textId="0B34D420"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38" w:history="1">
            <w:r w:rsidRPr="00951F51">
              <w:rPr>
                <w:rStyle w:val="Hyperlink"/>
                <w:noProof/>
              </w:rPr>
              <w:t>Chapter 1</w:t>
            </w:r>
            <w:r>
              <w:rPr>
                <w:noProof/>
                <w:webHidden/>
              </w:rPr>
              <w:tab/>
            </w:r>
            <w:r>
              <w:rPr>
                <w:noProof/>
                <w:webHidden/>
              </w:rPr>
              <w:fldChar w:fldCharType="begin"/>
            </w:r>
            <w:r>
              <w:rPr>
                <w:noProof/>
                <w:webHidden/>
              </w:rPr>
              <w:instrText xml:space="preserve"> PAGEREF _Toc242027038 \h </w:instrText>
            </w:r>
            <w:r>
              <w:rPr>
                <w:noProof/>
                <w:webHidden/>
              </w:rPr>
            </w:r>
            <w:r>
              <w:rPr>
                <w:noProof/>
                <w:webHidden/>
              </w:rPr>
              <w:fldChar w:fldCharType="separate"/>
            </w:r>
            <w:r>
              <w:rPr>
                <w:noProof/>
                <w:webHidden/>
              </w:rPr>
              <w:t>2</w:t>
            </w:r>
            <w:r>
              <w:rPr>
                <w:noProof/>
                <w:webHidden/>
              </w:rPr>
              <w:fldChar w:fldCharType="end"/>
            </w:r>
          </w:hyperlink>
        </w:p>
        <w:p w14:paraId="3EB09BD2" w14:textId="01BA5454"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39" w:history="1">
            <w:r w:rsidRPr="00951F51">
              <w:rPr>
                <w:rStyle w:val="Hyperlink"/>
                <w:noProof/>
              </w:rPr>
              <w:t>Chapter 1.1</w:t>
            </w:r>
            <w:r>
              <w:rPr>
                <w:noProof/>
                <w:webHidden/>
              </w:rPr>
              <w:tab/>
            </w:r>
            <w:r>
              <w:rPr>
                <w:noProof/>
                <w:webHidden/>
              </w:rPr>
              <w:fldChar w:fldCharType="begin"/>
            </w:r>
            <w:r>
              <w:rPr>
                <w:noProof/>
                <w:webHidden/>
              </w:rPr>
              <w:instrText xml:space="preserve"> PAGEREF _Toc242027039 \h </w:instrText>
            </w:r>
            <w:r>
              <w:rPr>
                <w:noProof/>
                <w:webHidden/>
              </w:rPr>
            </w:r>
            <w:r>
              <w:rPr>
                <w:noProof/>
                <w:webHidden/>
              </w:rPr>
              <w:fldChar w:fldCharType="separate"/>
            </w:r>
            <w:r>
              <w:rPr>
                <w:noProof/>
                <w:webHidden/>
              </w:rPr>
              <w:t>2</w:t>
            </w:r>
            <w:r>
              <w:rPr>
                <w:noProof/>
                <w:webHidden/>
              </w:rPr>
              <w:fldChar w:fldCharType="end"/>
            </w:r>
          </w:hyperlink>
        </w:p>
        <w:p w14:paraId="1856A64D" w14:textId="4C5D1161"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40" w:history="1">
            <w:r w:rsidRPr="00951F51">
              <w:rPr>
                <w:rStyle w:val="Hyperlink"/>
                <w:noProof/>
              </w:rPr>
              <w:t>Chapter 1.1.1.</w:t>
            </w:r>
            <w:r>
              <w:rPr>
                <w:noProof/>
                <w:webHidden/>
              </w:rPr>
              <w:tab/>
            </w:r>
            <w:r>
              <w:rPr>
                <w:noProof/>
                <w:webHidden/>
              </w:rPr>
              <w:fldChar w:fldCharType="begin"/>
            </w:r>
            <w:r>
              <w:rPr>
                <w:noProof/>
                <w:webHidden/>
              </w:rPr>
              <w:instrText xml:space="preserve"> PAGEREF _Toc242027040 \h </w:instrText>
            </w:r>
            <w:r>
              <w:rPr>
                <w:noProof/>
                <w:webHidden/>
              </w:rPr>
            </w:r>
            <w:r>
              <w:rPr>
                <w:noProof/>
                <w:webHidden/>
              </w:rPr>
              <w:fldChar w:fldCharType="separate"/>
            </w:r>
            <w:r>
              <w:rPr>
                <w:noProof/>
                <w:webHidden/>
              </w:rPr>
              <w:t>2</w:t>
            </w:r>
            <w:r>
              <w:rPr>
                <w:noProof/>
                <w:webHidden/>
              </w:rPr>
              <w:fldChar w:fldCharType="end"/>
            </w:r>
          </w:hyperlink>
        </w:p>
        <w:p w14:paraId="4F3697BC" w14:textId="5C4058DD"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41" w:history="1">
            <w:r w:rsidRPr="00951F51">
              <w:rPr>
                <w:rStyle w:val="Hyperlink"/>
                <w:noProof/>
              </w:rPr>
              <w:t>Methodology (Incl. a High-Level architecture diagram)</w:t>
            </w:r>
            <w:r>
              <w:rPr>
                <w:noProof/>
                <w:webHidden/>
              </w:rPr>
              <w:tab/>
            </w:r>
            <w:r>
              <w:rPr>
                <w:noProof/>
                <w:webHidden/>
              </w:rPr>
              <w:fldChar w:fldCharType="begin"/>
            </w:r>
            <w:r>
              <w:rPr>
                <w:noProof/>
                <w:webHidden/>
              </w:rPr>
              <w:instrText xml:space="preserve"> PAGEREF _Toc242027041 \h </w:instrText>
            </w:r>
            <w:r>
              <w:rPr>
                <w:noProof/>
                <w:webHidden/>
              </w:rPr>
            </w:r>
            <w:r>
              <w:rPr>
                <w:noProof/>
                <w:webHidden/>
              </w:rPr>
              <w:fldChar w:fldCharType="separate"/>
            </w:r>
            <w:r>
              <w:rPr>
                <w:noProof/>
                <w:webHidden/>
              </w:rPr>
              <w:t>2</w:t>
            </w:r>
            <w:r>
              <w:rPr>
                <w:noProof/>
                <w:webHidden/>
              </w:rPr>
              <w:fldChar w:fldCharType="end"/>
            </w:r>
          </w:hyperlink>
        </w:p>
        <w:p w14:paraId="7C67F73D" w14:textId="6445B67A"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42" w:history="1">
            <w:r w:rsidRPr="00951F51">
              <w:rPr>
                <w:rStyle w:val="Hyperlink"/>
                <w:noProof/>
              </w:rPr>
              <w:t>Chapter 1</w:t>
            </w:r>
            <w:r>
              <w:rPr>
                <w:noProof/>
                <w:webHidden/>
              </w:rPr>
              <w:tab/>
            </w:r>
            <w:r>
              <w:rPr>
                <w:noProof/>
                <w:webHidden/>
              </w:rPr>
              <w:fldChar w:fldCharType="begin"/>
            </w:r>
            <w:r>
              <w:rPr>
                <w:noProof/>
                <w:webHidden/>
              </w:rPr>
              <w:instrText xml:space="preserve"> PAGEREF _Toc242027042 \h </w:instrText>
            </w:r>
            <w:r>
              <w:rPr>
                <w:noProof/>
                <w:webHidden/>
              </w:rPr>
            </w:r>
            <w:r>
              <w:rPr>
                <w:noProof/>
                <w:webHidden/>
              </w:rPr>
              <w:fldChar w:fldCharType="separate"/>
            </w:r>
            <w:r>
              <w:rPr>
                <w:noProof/>
                <w:webHidden/>
              </w:rPr>
              <w:t>2</w:t>
            </w:r>
            <w:r>
              <w:rPr>
                <w:noProof/>
                <w:webHidden/>
              </w:rPr>
              <w:fldChar w:fldCharType="end"/>
            </w:r>
          </w:hyperlink>
        </w:p>
        <w:p w14:paraId="3B84C73C" w14:textId="1411ADD5"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43" w:history="1">
            <w:r w:rsidRPr="00951F51">
              <w:rPr>
                <w:rStyle w:val="Hyperlink"/>
                <w:noProof/>
              </w:rPr>
              <w:t>Chapter 1.1</w:t>
            </w:r>
            <w:r>
              <w:rPr>
                <w:noProof/>
                <w:webHidden/>
              </w:rPr>
              <w:tab/>
            </w:r>
            <w:r>
              <w:rPr>
                <w:noProof/>
                <w:webHidden/>
              </w:rPr>
              <w:fldChar w:fldCharType="begin"/>
            </w:r>
            <w:r>
              <w:rPr>
                <w:noProof/>
                <w:webHidden/>
              </w:rPr>
              <w:instrText xml:space="preserve"> PAGEREF _Toc242027043 \h </w:instrText>
            </w:r>
            <w:r>
              <w:rPr>
                <w:noProof/>
                <w:webHidden/>
              </w:rPr>
            </w:r>
            <w:r>
              <w:rPr>
                <w:noProof/>
                <w:webHidden/>
              </w:rPr>
              <w:fldChar w:fldCharType="separate"/>
            </w:r>
            <w:r>
              <w:rPr>
                <w:noProof/>
                <w:webHidden/>
              </w:rPr>
              <w:t>2</w:t>
            </w:r>
            <w:r>
              <w:rPr>
                <w:noProof/>
                <w:webHidden/>
              </w:rPr>
              <w:fldChar w:fldCharType="end"/>
            </w:r>
          </w:hyperlink>
        </w:p>
        <w:p w14:paraId="6FDC2E2C" w14:textId="7C4E3445"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44" w:history="1">
            <w:r w:rsidRPr="00951F51">
              <w:rPr>
                <w:rStyle w:val="Hyperlink"/>
                <w:noProof/>
              </w:rPr>
              <w:t>Chapter 1.1.1.</w:t>
            </w:r>
            <w:r>
              <w:rPr>
                <w:noProof/>
                <w:webHidden/>
              </w:rPr>
              <w:tab/>
            </w:r>
            <w:r>
              <w:rPr>
                <w:noProof/>
                <w:webHidden/>
              </w:rPr>
              <w:fldChar w:fldCharType="begin"/>
            </w:r>
            <w:r>
              <w:rPr>
                <w:noProof/>
                <w:webHidden/>
              </w:rPr>
              <w:instrText xml:space="preserve"> PAGEREF _Toc242027044 \h </w:instrText>
            </w:r>
            <w:r>
              <w:rPr>
                <w:noProof/>
                <w:webHidden/>
              </w:rPr>
            </w:r>
            <w:r>
              <w:rPr>
                <w:noProof/>
                <w:webHidden/>
              </w:rPr>
              <w:fldChar w:fldCharType="separate"/>
            </w:r>
            <w:r>
              <w:rPr>
                <w:noProof/>
                <w:webHidden/>
              </w:rPr>
              <w:t>2</w:t>
            </w:r>
            <w:r>
              <w:rPr>
                <w:noProof/>
                <w:webHidden/>
              </w:rPr>
              <w:fldChar w:fldCharType="end"/>
            </w:r>
          </w:hyperlink>
        </w:p>
        <w:p w14:paraId="6CE444F8" w14:textId="09A5CAA5"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45" w:history="1">
            <w:r w:rsidRPr="00951F51">
              <w:rPr>
                <w:rStyle w:val="Hyperlink"/>
                <w:noProof/>
              </w:rPr>
              <w:t>Data Sources (Incl. permission to use)</w:t>
            </w:r>
            <w:r>
              <w:rPr>
                <w:noProof/>
                <w:webHidden/>
              </w:rPr>
              <w:tab/>
            </w:r>
            <w:r>
              <w:rPr>
                <w:noProof/>
                <w:webHidden/>
              </w:rPr>
              <w:fldChar w:fldCharType="begin"/>
            </w:r>
            <w:r>
              <w:rPr>
                <w:noProof/>
                <w:webHidden/>
              </w:rPr>
              <w:instrText xml:space="preserve"> PAGEREF _Toc242027045 \h </w:instrText>
            </w:r>
            <w:r>
              <w:rPr>
                <w:noProof/>
                <w:webHidden/>
              </w:rPr>
            </w:r>
            <w:r>
              <w:rPr>
                <w:noProof/>
                <w:webHidden/>
              </w:rPr>
              <w:fldChar w:fldCharType="separate"/>
            </w:r>
            <w:r>
              <w:rPr>
                <w:noProof/>
                <w:webHidden/>
              </w:rPr>
              <w:t>2</w:t>
            </w:r>
            <w:r>
              <w:rPr>
                <w:noProof/>
                <w:webHidden/>
              </w:rPr>
              <w:fldChar w:fldCharType="end"/>
            </w:r>
          </w:hyperlink>
        </w:p>
        <w:p w14:paraId="0C36C905" w14:textId="34C6B254"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46" w:history="1">
            <w:r w:rsidRPr="00951F51">
              <w:rPr>
                <w:rStyle w:val="Hyperlink"/>
                <w:noProof/>
              </w:rPr>
              <w:t>Chapter 1</w:t>
            </w:r>
            <w:r>
              <w:rPr>
                <w:noProof/>
                <w:webHidden/>
              </w:rPr>
              <w:tab/>
            </w:r>
            <w:r>
              <w:rPr>
                <w:noProof/>
                <w:webHidden/>
              </w:rPr>
              <w:fldChar w:fldCharType="begin"/>
            </w:r>
            <w:r>
              <w:rPr>
                <w:noProof/>
                <w:webHidden/>
              </w:rPr>
              <w:instrText xml:space="preserve"> PAGEREF _Toc242027046 \h </w:instrText>
            </w:r>
            <w:r>
              <w:rPr>
                <w:noProof/>
                <w:webHidden/>
              </w:rPr>
            </w:r>
            <w:r>
              <w:rPr>
                <w:noProof/>
                <w:webHidden/>
              </w:rPr>
              <w:fldChar w:fldCharType="separate"/>
            </w:r>
            <w:r>
              <w:rPr>
                <w:noProof/>
                <w:webHidden/>
              </w:rPr>
              <w:t>2</w:t>
            </w:r>
            <w:r>
              <w:rPr>
                <w:noProof/>
                <w:webHidden/>
              </w:rPr>
              <w:fldChar w:fldCharType="end"/>
            </w:r>
          </w:hyperlink>
        </w:p>
        <w:p w14:paraId="2CCA8016" w14:textId="292D4930"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47" w:history="1">
            <w:r w:rsidRPr="00951F51">
              <w:rPr>
                <w:rStyle w:val="Hyperlink"/>
                <w:noProof/>
              </w:rPr>
              <w:t>Chapter 1.1</w:t>
            </w:r>
            <w:r>
              <w:rPr>
                <w:noProof/>
                <w:webHidden/>
              </w:rPr>
              <w:tab/>
            </w:r>
            <w:r>
              <w:rPr>
                <w:noProof/>
                <w:webHidden/>
              </w:rPr>
              <w:fldChar w:fldCharType="begin"/>
            </w:r>
            <w:r>
              <w:rPr>
                <w:noProof/>
                <w:webHidden/>
              </w:rPr>
              <w:instrText xml:space="preserve"> PAGEREF _Toc242027047 \h </w:instrText>
            </w:r>
            <w:r>
              <w:rPr>
                <w:noProof/>
                <w:webHidden/>
              </w:rPr>
            </w:r>
            <w:r>
              <w:rPr>
                <w:noProof/>
                <w:webHidden/>
              </w:rPr>
              <w:fldChar w:fldCharType="separate"/>
            </w:r>
            <w:r>
              <w:rPr>
                <w:noProof/>
                <w:webHidden/>
              </w:rPr>
              <w:t>2</w:t>
            </w:r>
            <w:r>
              <w:rPr>
                <w:noProof/>
                <w:webHidden/>
              </w:rPr>
              <w:fldChar w:fldCharType="end"/>
            </w:r>
          </w:hyperlink>
        </w:p>
        <w:p w14:paraId="6FA09977" w14:textId="259FE387"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48" w:history="1">
            <w:r w:rsidRPr="00951F51">
              <w:rPr>
                <w:rStyle w:val="Hyperlink"/>
                <w:noProof/>
              </w:rPr>
              <w:t>Chapter 1.1.1.</w:t>
            </w:r>
            <w:r>
              <w:rPr>
                <w:noProof/>
                <w:webHidden/>
              </w:rPr>
              <w:tab/>
            </w:r>
            <w:r>
              <w:rPr>
                <w:noProof/>
                <w:webHidden/>
              </w:rPr>
              <w:fldChar w:fldCharType="begin"/>
            </w:r>
            <w:r>
              <w:rPr>
                <w:noProof/>
                <w:webHidden/>
              </w:rPr>
              <w:instrText xml:space="preserve"> PAGEREF _Toc242027048 \h </w:instrText>
            </w:r>
            <w:r>
              <w:rPr>
                <w:noProof/>
                <w:webHidden/>
              </w:rPr>
            </w:r>
            <w:r>
              <w:rPr>
                <w:noProof/>
                <w:webHidden/>
              </w:rPr>
              <w:fldChar w:fldCharType="separate"/>
            </w:r>
            <w:r>
              <w:rPr>
                <w:noProof/>
                <w:webHidden/>
              </w:rPr>
              <w:t>2</w:t>
            </w:r>
            <w:r>
              <w:rPr>
                <w:noProof/>
                <w:webHidden/>
              </w:rPr>
              <w:fldChar w:fldCharType="end"/>
            </w:r>
          </w:hyperlink>
        </w:p>
        <w:p w14:paraId="7F2C6363" w14:textId="4DB63807"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49" w:history="1">
            <w:r w:rsidRPr="00951F51">
              <w:rPr>
                <w:rStyle w:val="Hyperlink"/>
                <w:noProof/>
              </w:rPr>
              <w:t>Expected Deliverables (Incl. permission to use)</w:t>
            </w:r>
            <w:r>
              <w:rPr>
                <w:noProof/>
                <w:webHidden/>
              </w:rPr>
              <w:tab/>
            </w:r>
            <w:r>
              <w:rPr>
                <w:noProof/>
                <w:webHidden/>
              </w:rPr>
              <w:fldChar w:fldCharType="begin"/>
            </w:r>
            <w:r>
              <w:rPr>
                <w:noProof/>
                <w:webHidden/>
              </w:rPr>
              <w:instrText xml:space="preserve"> PAGEREF _Toc242027049 \h </w:instrText>
            </w:r>
            <w:r>
              <w:rPr>
                <w:noProof/>
                <w:webHidden/>
              </w:rPr>
            </w:r>
            <w:r>
              <w:rPr>
                <w:noProof/>
                <w:webHidden/>
              </w:rPr>
              <w:fldChar w:fldCharType="separate"/>
            </w:r>
            <w:r>
              <w:rPr>
                <w:noProof/>
                <w:webHidden/>
              </w:rPr>
              <w:t>3</w:t>
            </w:r>
            <w:r>
              <w:rPr>
                <w:noProof/>
                <w:webHidden/>
              </w:rPr>
              <w:fldChar w:fldCharType="end"/>
            </w:r>
          </w:hyperlink>
        </w:p>
        <w:p w14:paraId="64EDC23A" w14:textId="542EAD55"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50" w:history="1">
            <w:r w:rsidRPr="00951F51">
              <w:rPr>
                <w:rStyle w:val="Hyperlink"/>
                <w:noProof/>
              </w:rPr>
              <w:t>Chapter 1</w:t>
            </w:r>
            <w:r>
              <w:rPr>
                <w:noProof/>
                <w:webHidden/>
              </w:rPr>
              <w:tab/>
            </w:r>
            <w:r>
              <w:rPr>
                <w:noProof/>
                <w:webHidden/>
              </w:rPr>
              <w:fldChar w:fldCharType="begin"/>
            </w:r>
            <w:r>
              <w:rPr>
                <w:noProof/>
                <w:webHidden/>
              </w:rPr>
              <w:instrText xml:space="preserve"> PAGEREF _Toc242027050 \h </w:instrText>
            </w:r>
            <w:r>
              <w:rPr>
                <w:noProof/>
                <w:webHidden/>
              </w:rPr>
            </w:r>
            <w:r>
              <w:rPr>
                <w:noProof/>
                <w:webHidden/>
              </w:rPr>
              <w:fldChar w:fldCharType="separate"/>
            </w:r>
            <w:r>
              <w:rPr>
                <w:noProof/>
                <w:webHidden/>
              </w:rPr>
              <w:t>3</w:t>
            </w:r>
            <w:r>
              <w:rPr>
                <w:noProof/>
                <w:webHidden/>
              </w:rPr>
              <w:fldChar w:fldCharType="end"/>
            </w:r>
          </w:hyperlink>
        </w:p>
        <w:p w14:paraId="10410F41" w14:textId="64FF0A82"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51" w:history="1">
            <w:r w:rsidRPr="00951F51">
              <w:rPr>
                <w:rStyle w:val="Hyperlink"/>
                <w:noProof/>
              </w:rPr>
              <w:t>Chapter 1.1</w:t>
            </w:r>
            <w:r>
              <w:rPr>
                <w:noProof/>
                <w:webHidden/>
              </w:rPr>
              <w:tab/>
            </w:r>
            <w:r>
              <w:rPr>
                <w:noProof/>
                <w:webHidden/>
              </w:rPr>
              <w:fldChar w:fldCharType="begin"/>
            </w:r>
            <w:r>
              <w:rPr>
                <w:noProof/>
                <w:webHidden/>
              </w:rPr>
              <w:instrText xml:space="preserve"> PAGEREF _Toc242027051 \h </w:instrText>
            </w:r>
            <w:r>
              <w:rPr>
                <w:noProof/>
                <w:webHidden/>
              </w:rPr>
            </w:r>
            <w:r>
              <w:rPr>
                <w:noProof/>
                <w:webHidden/>
              </w:rPr>
              <w:fldChar w:fldCharType="separate"/>
            </w:r>
            <w:r>
              <w:rPr>
                <w:noProof/>
                <w:webHidden/>
              </w:rPr>
              <w:t>3</w:t>
            </w:r>
            <w:r>
              <w:rPr>
                <w:noProof/>
                <w:webHidden/>
              </w:rPr>
              <w:fldChar w:fldCharType="end"/>
            </w:r>
          </w:hyperlink>
        </w:p>
        <w:p w14:paraId="2AF2DE79" w14:textId="528830C1"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52" w:history="1">
            <w:r w:rsidRPr="00951F51">
              <w:rPr>
                <w:rStyle w:val="Hyperlink"/>
                <w:noProof/>
              </w:rPr>
              <w:t>Chapter 1.1.1.</w:t>
            </w:r>
            <w:r>
              <w:rPr>
                <w:noProof/>
                <w:webHidden/>
              </w:rPr>
              <w:tab/>
            </w:r>
            <w:r>
              <w:rPr>
                <w:noProof/>
                <w:webHidden/>
              </w:rPr>
              <w:fldChar w:fldCharType="begin"/>
            </w:r>
            <w:r>
              <w:rPr>
                <w:noProof/>
                <w:webHidden/>
              </w:rPr>
              <w:instrText xml:space="preserve"> PAGEREF _Toc242027052 \h </w:instrText>
            </w:r>
            <w:r>
              <w:rPr>
                <w:noProof/>
                <w:webHidden/>
              </w:rPr>
            </w:r>
            <w:r>
              <w:rPr>
                <w:noProof/>
                <w:webHidden/>
              </w:rPr>
              <w:fldChar w:fldCharType="separate"/>
            </w:r>
            <w:r>
              <w:rPr>
                <w:noProof/>
                <w:webHidden/>
              </w:rPr>
              <w:t>3</w:t>
            </w:r>
            <w:r>
              <w:rPr>
                <w:noProof/>
                <w:webHidden/>
              </w:rPr>
              <w:fldChar w:fldCharType="end"/>
            </w:r>
          </w:hyperlink>
        </w:p>
        <w:p w14:paraId="424D81BA" w14:textId="58ED75CA"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53" w:history="1">
            <w:r w:rsidRPr="00951F51">
              <w:rPr>
                <w:rStyle w:val="Hyperlink"/>
                <w:noProof/>
              </w:rPr>
              <w:t>Timeline Diagram / Gantt (Covering both semesters)</w:t>
            </w:r>
            <w:r>
              <w:rPr>
                <w:noProof/>
                <w:webHidden/>
              </w:rPr>
              <w:tab/>
            </w:r>
            <w:r>
              <w:rPr>
                <w:noProof/>
                <w:webHidden/>
              </w:rPr>
              <w:fldChar w:fldCharType="begin"/>
            </w:r>
            <w:r>
              <w:rPr>
                <w:noProof/>
                <w:webHidden/>
              </w:rPr>
              <w:instrText xml:space="preserve"> PAGEREF _Toc242027053 \h </w:instrText>
            </w:r>
            <w:r>
              <w:rPr>
                <w:noProof/>
                <w:webHidden/>
              </w:rPr>
            </w:r>
            <w:r>
              <w:rPr>
                <w:noProof/>
                <w:webHidden/>
              </w:rPr>
              <w:fldChar w:fldCharType="separate"/>
            </w:r>
            <w:r>
              <w:rPr>
                <w:noProof/>
                <w:webHidden/>
              </w:rPr>
              <w:t>3</w:t>
            </w:r>
            <w:r>
              <w:rPr>
                <w:noProof/>
                <w:webHidden/>
              </w:rPr>
              <w:fldChar w:fldCharType="end"/>
            </w:r>
          </w:hyperlink>
        </w:p>
        <w:p w14:paraId="32769822" w14:textId="4E2E30BD"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54" w:history="1">
            <w:r w:rsidRPr="00951F51">
              <w:rPr>
                <w:rStyle w:val="Hyperlink"/>
                <w:noProof/>
              </w:rPr>
              <w:t>Chapter 1</w:t>
            </w:r>
            <w:r>
              <w:rPr>
                <w:noProof/>
                <w:webHidden/>
              </w:rPr>
              <w:tab/>
            </w:r>
            <w:r>
              <w:rPr>
                <w:noProof/>
                <w:webHidden/>
              </w:rPr>
              <w:fldChar w:fldCharType="begin"/>
            </w:r>
            <w:r>
              <w:rPr>
                <w:noProof/>
                <w:webHidden/>
              </w:rPr>
              <w:instrText xml:space="preserve"> PAGEREF _Toc242027054 \h </w:instrText>
            </w:r>
            <w:r>
              <w:rPr>
                <w:noProof/>
                <w:webHidden/>
              </w:rPr>
            </w:r>
            <w:r>
              <w:rPr>
                <w:noProof/>
                <w:webHidden/>
              </w:rPr>
              <w:fldChar w:fldCharType="separate"/>
            </w:r>
            <w:r>
              <w:rPr>
                <w:noProof/>
                <w:webHidden/>
              </w:rPr>
              <w:t>3</w:t>
            </w:r>
            <w:r>
              <w:rPr>
                <w:noProof/>
                <w:webHidden/>
              </w:rPr>
              <w:fldChar w:fldCharType="end"/>
            </w:r>
          </w:hyperlink>
        </w:p>
        <w:p w14:paraId="0AB728D8" w14:textId="632816F6"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55" w:history="1">
            <w:r w:rsidRPr="00951F51">
              <w:rPr>
                <w:rStyle w:val="Hyperlink"/>
                <w:noProof/>
              </w:rPr>
              <w:t>Chapter 1.1</w:t>
            </w:r>
            <w:r>
              <w:rPr>
                <w:noProof/>
                <w:webHidden/>
              </w:rPr>
              <w:tab/>
            </w:r>
            <w:r>
              <w:rPr>
                <w:noProof/>
                <w:webHidden/>
              </w:rPr>
              <w:fldChar w:fldCharType="begin"/>
            </w:r>
            <w:r>
              <w:rPr>
                <w:noProof/>
                <w:webHidden/>
              </w:rPr>
              <w:instrText xml:space="preserve"> PAGEREF _Toc242027055 \h </w:instrText>
            </w:r>
            <w:r>
              <w:rPr>
                <w:noProof/>
                <w:webHidden/>
              </w:rPr>
            </w:r>
            <w:r>
              <w:rPr>
                <w:noProof/>
                <w:webHidden/>
              </w:rPr>
              <w:fldChar w:fldCharType="separate"/>
            </w:r>
            <w:r>
              <w:rPr>
                <w:noProof/>
                <w:webHidden/>
              </w:rPr>
              <w:t>3</w:t>
            </w:r>
            <w:r>
              <w:rPr>
                <w:noProof/>
                <w:webHidden/>
              </w:rPr>
              <w:fldChar w:fldCharType="end"/>
            </w:r>
          </w:hyperlink>
        </w:p>
        <w:p w14:paraId="2FA6ADCD" w14:textId="3C27AB5B"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56" w:history="1">
            <w:r w:rsidRPr="00951F51">
              <w:rPr>
                <w:rStyle w:val="Hyperlink"/>
                <w:noProof/>
              </w:rPr>
              <w:t>Chapter 1.1.1.</w:t>
            </w:r>
            <w:r>
              <w:rPr>
                <w:noProof/>
                <w:webHidden/>
              </w:rPr>
              <w:tab/>
            </w:r>
            <w:r>
              <w:rPr>
                <w:noProof/>
                <w:webHidden/>
              </w:rPr>
              <w:fldChar w:fldCharType="begin"/>
            </w:r>
            <w:r>
              <w:rPr>
                <w:noProof/>
                <w:webHidden/>
              </w:rPr>
              <w:instrText xml:space="preserve"> PAGEREF _Toc242027056 \h </w:instrText>
            </w:r>
            <w:r>
              <w:rPr>
                <w:noProof/>
                <w:webHidden/>
              </w:rPr>
            </w:r>
            <w:r>
              <w:rPr>
                <w:noProof/>
                <w:webHidden/>
              </w:rPr>
              <w:fldChar w:fldCharType="separate"/>
            </w:r>
            <w:r>
              <w:rPr>
                <w:noProof/>
                <w:webHidden/>
              </w:rPr>
              <w:t>3</w:t>
            </w:r>
            <w:r>
              <w:rPr>
                <w:noProof/>
                <w:webHidden/>
              </w:rPr>
              <w:fldChar w:fldCharType="end"/>
            </w:r>
          </w:hyperlink>
        </w:p>
        <w:p w14:paraId="28666851" w14:textId="792DB428"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57" w:history="1">
            <w:r w:rsidRPr="00951F51">
              <w:rPr>
                <w:rStyle w:val="Hyperlink"/>
                <w:noProof/>
              </w:rPr>
              <w:t>Ethical and Legal Considerations</w:t>
            </w:r>
            <w:r>
              <w:rPr>
                <w:noProof/>
                <w:webHidden/>
              </w:rPr>
              <w:tab/>
            </w:r>
            <w:r>
              <w:rPr>
                <w:noProof/>
                <w:webHidden/>
              </w:rPr>
              <w:fldChar w:fldCharType="begin"/>
            </w:r>
            <w:r>
              <w:rPr>
                <w:noProof/>
                <w:webHidden/>
              </w:rPr>
              <w:instrText xml:space="preserve"> PAGEREF _Toc242027057 \h </w:instrText>
            </w:r>
            <w:r>
              <w:rPr>
                <w:noProof/>
                <w:webHidden/>
              </w:rPr>
            </w:r>
            <w:r>
              <w:rPr>
                <w:noProof/>
                <w:webHidden/>
              </w:rPr>
              <w:fldChar w:fldCharType="separate"/>
            </w:r>
            <w:r>
              <w:rPr>
                <w:noProof/>
                <w:webHidden/>
              </w:rPr>
              <w:t>3</w:t>
            </w:r>
            <w:r>
              <w:rPr>
                <w:noProof/>
                <w:webHidden/>
              </w:rPr>
              <w:fldChar w:fldCharType="end"/>
            </w:r>
          </w:hyperlink>
        </w:p>
        <w:p w14:paraId="7BBCB2E7" w14:textId="72A34B5E"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58" w:history="1">
            <w:r w:rsidRPr="00951F51">
              <w:rPr>
                <w:rStyle w:val="Hyperlink"/>
                <w:noProof/>
              </w:rPr>
              <w:t>Chapter 1</w:t>
            </w:r>
            <w:r>
              <w:rPr>
                <w:noProof/>
                <w:webHidden/>
              </w:rPr>
              <w:tab/>
            </w:r>
            <w:r>
              <w:rPr>
                <w:noProof/>
                <w:webHidden/>
              </w:rPr>
              <w:fldChar w:fldCharType="begin"/>
            </w:r>
            <w:r>
              <w:rPr>
                <w:noProof/>
                <w:webHidden/>
              </w:rPr>
              <w:instrText xml:space="preserve"> PAGEREF _Toc242027058 \h </w:instrText>
            </w:r>
            <w:r>
              <w:rPr>
                <w:noProof/>
                <w:webHidden/>
              </w:rPr>
            </w:r>
            <w:r>
              <w:rPr>
                <w:noProof/>
                <w:webHidden/>
              </w:rPr>
              <w:fldChar w:fldCharType="separate"/>
            </w:r>
            <w:r>
              <w:rPr>
                <w:noProof/>
                <w:webHidden/>
              </w:rPr>
              <w:t>3</w:t>
            </w:r>
            <w:r>
              <w:rPr>
                <w:noProof/>
                <w:webHidden/>
              </w:rPr>
              <w:fldChar w:fldCharType="end"/>
            </w:r>
          </w:hyperlink>
        </w:p>
        <w:p w14:paraId="11285310" w14:textId="7CBC2708" w:rsidR="004A7AD2" w:rsidRDefault="004A7A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27059" w:history="1">
            <w:r w:rsidRPr="00951F51">
              <w:rPr>
                <w:rStyle w:val="Hyperlink"/>
                <w:noProof/>
              </w:rPr>
              <w:t>Chapter 1.1</w:t>
            </w:r>
            <w:r>
              <w:rPr>
                <w:noProof/>
                <w:webHidden/>
              </w:rPr>
              <w:tab/>
            </w:r>
            <w:r>
              <w:rPr>
                <w:noProof/>
                <w:webHidden/>
              </w:rPr>
              <w:fldChar w:fldCharType="begin"/>
            </w:r>
            <w:r>
              <w:rPr>
                <w:noProof/>
                <w:webHidden/>
              </w:rPr>
              <w:instrText xml:space="preserve"> PAGEREF _Toc242027059 \h </w:instrText>
            </w:r>
            <w:r>
              <w:rPr>
                <w:noProof/>
                <w:webHidden/>
              </w:rPr>
            </w:r>
            <w:r>
              <w:rPr>
                <w:noProof/>
                <w:webHidden/>
              </w:rPr>
              <w:fldChar w:fldCharType="separate"/>
            </w:r>
            <w:r>
              <w:rPr>
                <w:noProof/>
                <w:webHidden/>
              </w:rPr>
              <w:t>3</w:t>
            </w:r>
            <w:r>
              <w:rPr>
                <w:noProof/>
                <w:webHidden/>
              </w:rPr>
              <w:fldChar w:fldCharType="end"/>
            </w:r>
          </w:hyperlink>
        </w:p>
        <w:p w14:paraId="53074C20" w14:textId="7A4BC132" w:rsidR="004A7AD2" w:rsidRDefault="004A7AD2">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2027060" w:history="1">
            <w:r w:rsidRPr="00951F51">
              <w:rPr>
                <w:rStyle w:val="Hyperlink"/>
                <w:noProof/>
              </w:rPr>
              <w:t>Chapter 1.1.1.</w:t>
            </w:r>
            <w:r>
              <w:rPr>
                <w:noProof/>
                <w:webHidden/>
              </w:rPr>
              <w:tab/>
            </w:r>
            <w:r>
              <w:rPr>
                <w:noProof/>
                <w:webHidden/>
              </w:rPr>
              <w:fldChar w:fldCharType="begin"/>
            </w:r>
            <w:r>
              <w:rPr>
                <w:noProof/>
                <w:webHidden/>
              </w:rPr>
              <w:instrText xml:space="preserve"> PAGEREF _Toc242027060 \h </w:instrText>
            </w:r>
            <w:r>
              <w:rPr>
                <w:noProof/>
                <w:webHidden/>
              </w:rPr>
            </w:r>
            <w:r>
              <w:rPr>
                <w:noProof/>
                <w:webHidden/>
              </w:rPr>
              <w:fldChar w:fldCharType="separate"/>
            </w:r>
            <w:r>
              <w:rPr>
                <w:noProof/>
                <w:webHidden/>
              </w:rPr>
              <w:t>3</w:t>
            </w:r>
            <w:r>
              <w:rPr>
                <w:noProof/>
                <w:webHidden/>
              </w:rPr>
              <w:fldChar w:fldCharType="end"/>
            </w:r>
          </w:hyperlink>
        </w:p>
        <w:p w14:paraId="5A00541F" w14:textId="6B60F7B0"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61" w:history="1">
            <w:r w:rsidRPr="00951F51">
              <w:rPr>
                <w:rStyle w:val="Hyperlink"/>
                <w:noProof/>
              </w:rPr>
              <w:t>References</w:t>
            </w:r>
            <w:r>
              <w:rPr>
                <w:noProof/>
                <w:webHidden/>
              </w:rPr>
              <w:tab/>
            </w:r>
            <w:r>
              <w:rPr>
                <w:noProof/>
                <w:webHidden/>
              </w:rPr>
              <w:fldChar w:fldCharType="begin"/>
            </w:r>
            <w:r>
              <w:rPr>
                <w:noProof/>
                <w:webHidden/>
              </w:rPr>
              <w:instrText xml:space="preserve"> PAGEREF _Toc242027061 \h </w:instrText>
            </w:r>
            <w:r>
              <w:rPr>
                <w:noProof/>
                <w:webHidden/>
              </w:rPr>
            </w:r>
            <w:r>
              <w:rPr>
                <w:noProof/>
                <w:webHidden/>
              </w:rPr>
              <w:fldChar w:fldCharType="separate"/>
            </w:r>
            <w:r>
              <w:rPr>
                <w:noProof/>
                <w:webHidden/>
              </w:rPr>
              <w:t>3</w:t>
            </w:r>
            <w:r>
              <w:rPr>
                <w:noProof/>
                <w:webHidden/>
              </w:rPr>
              <w:fldChar w:fldCharType="end"/>
            </w:r>
          </w:hyperlink>
        </w:p>
        <w:p w14:paraId="59A803B3" w14:textId="7C684510" w:rsidR="004A7AD2" w:rsidRDefault="004A7AD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27062" w:history="1">
            <w:r w:rsidRPr="00951F51">
              <w:rPr>
                <w:rStyle w:val="Hyperlink"/>
                <w:noProof/>
              </w:rPr>
              <w:t>Appendix</w:t>
            </w:r>
            <w:r>
              <w:rPr>
                <w:noProof/>
                <w:webHidden/>
              </w:rPr>
              <w:tab/>
            </w:r>
            <w:r>
              <w:rPr>
                <w:noProof/>
                <w:webHidden/>
              </w:rPr>
              <w:fldChar w:fldCharType="begin"/>
            </w:r>
            <w:r>
              <w:rPr>
                <w:noProof/>
                <w:webHidden/>
              </w:rPr>
              <w:instrText xml:space="preserve"> PAGEREF _Toc242027062 \h </w:instrText>
            </w:r>
            <w:r>
              <w:rPr>
                <w:noProof/>
                <w:webHidden/>
              </w:rPr>
            </w:r>
            <w:r>
              <w:rPr>
                <w:noProof/>
                <w:webHidden/>
              </w:rPr>
              <w:fldChar w:fldCharType="separate"/>
            </w:r>
            <w:r>
              <w:rPr>
                <w:noProof/>
                <w:webHidden/>
              </w:rPr>
              <w:t>4</w:t>
            </w:r>
            <w:r>
              <w:rPr>
                <w:noProof/>
                <w:webHidden/>
              </w:rPr>
              <w:fldChar w:fldCharType="end"/>
            </w:r>
          </w:hyperlink>
        </w:p>
        <w:p w14:paraId="51630EDE" w14:textId="1DA2CD16"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8"/>
          <w:pgSz w:w="11906" w:h="16838"/>
          <w:pgMar w:top="1440" w:right="1440" w:bottom="1440" w:left="1440" w:header="708" w:footer="708" w:gutter="0"/>
          <w:cols w:space="720"/>
        </w:sectPr>
      </w:pPr>
    </w:p>
    <w:p w14:paraId="4811BABB" w14:textId="77777777" w:rsidR="0051184F" w:rsidRDefault="00E73B14">
      <w:pPr>
        <w:pStyle w:val="Heading1"/>
        <w:spacing w:after="0"/>
      </w:pPr>
      <w:bookmarkStart w:id="8" w:name="_Toc242027025"/>
      <w:r>
        <w:lastRenderedPageBreak/>
        <w:t>Introduction</w:t>
      </w:r>
      <w:bookmarkEnd w:id="8"/>
    </w:p>
    <w:p w14:paraId="6B356D46" w14:textId="77777777" w:rsidR="0051184F" w:rsidRDefault="00E73B14">
      <w:pPr>
        <w:pStyle w:val="Heading1"/>
        <w:spacing w:before="0"/>
      </w:pPr>
      <w:bookmarkStart w:id="9" w:name="_Toc242027026"/>
      <w:r>
        <w:t>Chapter 1</w:t>
      </w:r>
      <w:bookmarkEnd w:id="9"/>
    </w:p>
    <w:p w14:paraId="7BAE125C" w14:textId="77777777" w:rsidR="0051184F" w:rsidRDefault="00E73B14">
      <w:pPr>
        <w:pStyle w:val="Heading2"/>
      </w:pPr>
      <w:bookmarkStart w:id="10" w:name="_Toc242027027"/>
      <w:r>
        <w:t>Chapter 1.1</w:t>
      </w:r>
      <w:bookmarkEnd w:id="10"/>
    </w:p>
    <w:p w14:paraId="60033E0B" w14:textId="77777777" w:rsidR="0051184F" w:rsidRDefault="00E73B14">
      <w:pPr>
        <w:pStyle w:val="Heading3"/>
      </w:pPr>
      <w:bookmarkStart w:id="11" w:name="_Toc242027028"/>
      <w:r>
        <w:t>Chapter 1.1.1.</w:t>
      </w:r>
      <w:bookmarkEnd w:id="11"/>
    </w:p>
    <w:p w14:paraId="1E6501D4" w14:textId="77777777" w:rsidR="0051184F" w:rsidRDefault="0051184F"/>
    <w:p w14:paraId="2403F304" w14:textId="49B953AF" w:rsidR="0051184F" w:rsidRDefault="004E74A2" w:rsidP="004E74A2">
      <w:pPr>
        <w:pStyle w:val="Heading1"/>
      </w:pPr>
      <w:bookmarkStart w:id="12" w:name="_Toc242027029"/>
      <w:r>
        <w:t>Problem Definition</w:t>
      </w:r>
      <w:bookmarkEnd w:id="12"/>
    </w:p>
    <w:p w14:paraId="68767455" w14:textId="77777777" w:rsidR="004E74A2" w:rsidRPr="004E74A2" w:rsidRDefault="004E74A2" w:rsidP="004E74A2"/>
    <w:p w14:paraId="468EA17E" w14:textId="07F872C2" w:rsidR="0051184F" w:rsidRDefault="004E74A2" w:rsidP="004E74A2">
      <w:pPr>
        <w:pStyle w:val="Heading1"/>
        <w:spacing w:before="0"/>
      </w:pPr>
      <w:bookmarkStart w:id="13" w:name="_Toc242027030"/>
      <w:r>
        <w:t>Chapter 1</w:t>
      </w:r>
      <w:bookmarkEnd w:id="13"/>
    </w:p>
    <w:p w14:paraId="27BD2070" w14:textId="77777777" w:rsidR="004E74A2" w:rsidRDefault="004E74A2" w:rsidP="004E74A2">
      <w:pPr>
        <w:pStyle w:val="Heading2"/>
      </w:pPr>
      <w:bookmarkStart w:id="14" w:name="_Toc242027031"/>
      <w:r>
        <w:t>Chapter 1.1</w:t>
      </w:r>
      <w:bookmarkEnd w:id="14"/>
    </w:p>
    <w:p w14:paraId="0CE9FF6B" w14:textId="77777777" w:rsidR="004E74A2" w:rsidRDefault="004E74A2" w:rsidP="004E74A2">
      <w:pPr>
        <w:pStyle w:val="Heading3"/>
      </w:pPr>
      <w:bookmarkStart w:id="15" w:name="_Toc242027032"/>
      <w:r>
        <w:t>Chapter 1.1.1.</w:t>
      </w:r>
      <w:bookmarkEnd w:id="15"/>
    </w:p>
    <w:p w14:paraId="68D62BB9" w14:textId="77777777" w:rsidR="0051184F" w:rsidRDefault="0051184F"/>
    <w:p w14:paraId="7B5846F3" w14:textId="77777777" w:rsidR="0051184F" w:rsidRDefault="0051184F"/>
    <w:p w14:paraId="04A6C3F4" w14:textId="0A0E880B" w:rsidR="0051184F" w:rsidRDefault="004E74A2" w:rsidP="004E74A2">
      <w:pPr>
        <w:pStyle w:val="Heading1"/>
      </w:pPr>
      <w:bookmarkStart w:id="16" w:name="_Toc242027033"/>
      <w:r>
        <w:t>Aim and Objectives</w:t>
      </w:r>
      <w:bookmarkEnd w:id="16"/>
      <w:r>
        <w:t xml:space="preserve"> </w:t>
      </w:r>
    </w:p>
    <w:p w14:paraId="1B487442" w14:textId="77777777" w:rsidR="004E74A2" w:rsidRDefault="004E74A2" w:rsidP="004E74A2">
      <w:pPr>
        <w:pStyle w:val="Heading1"/>
        <w:spacing w:before="0"/>
      </w:pPr>
      <w:bookmarkStart w:id="17" w:name="_Toc242027034"/>
      <w:r>
        <w:t>Chapter 1</w:t>
      </w:r>
      <w:bookmarkEnd w:id="17"/>
    </w:p>
    <w:p w14:paraId="45A0B828" w14:textId="77777777" w:rsidR="004E74A2" w:rsidRDefault="004E74A2" w:rsidP="004E74A2">
      <w:pPr>
        <w:pStyle w:val="Heading2"/>
      </w:pPr>
      <w:bookmarkStart w:id="18" w:name="_Toc242027035"/>
      <w:r>
        <w:t>Chapter 1.1</w:t>
      </w:r>
      <w:bookmarkEnd w:id="18"/>
    </w:p>
    <w:p w14:paraId="41C5A881" w14:textId="77777777" w:rsidR="004E74A2" w:rsidRDefault="004E74A2" w:rsidP="004E74A2">
      <w:pPr>
        <w:pStyle w:val="Heading3"/>
      </w:pPr>
      <w:bookmarkStart w:id="19" w:name="_Toc242027036"/>
      <w:r>
        <w:t>Chapter 1.1.1.</w:t>
      </w:r>
      <w:bookmarkEnd w:id="19"/>
    </w:p>
    <w:p w14:paraId="0CB81BDE" w14:textId="77777777" w:rsidR="0051184F" w:rsidRDefault="0051184F"/>
    <w:p w14:paraId="2441BBF2" w14:textId="77777777" w:rsidR="004E74A2" w:rsidRDefault="004E74A2"/>
    <w:p w14:paraId="798BFD24" w14:textId="5148221F" w:rsidR="004E74A2" w:rsidRDefault="004E74A2" w:rsidP="004E74A2">
      <w:pPr>
        <w:pStyle w:val="Heading1"/>
      </w:pPr>
      <w:bookmarkStart w:id="20" w:name="_Toc242027037"/>
      <w:r>
        <w:t>Scope (in/out)</w:t>
      </w:r>
      <w:bookmarkEnd w:id="20"/>
    </w:p>
    <w:p w14:paraId="0A7B4D3C" w14:textId="77777777" w:rsidR="004E74A2" w:rsidRDefault="004E74A2" w:rsidP="004E74A2">
      <w:pPr>
        <w:pStyle w:val="Heading1"/>
        <w:spacing w:before="0"/>
      </w:pPr>
      <w:bookmarkStart w:id="21" w:name="_Toc242027038"/>
      <w:r>
        <w:t>Chapter 1</w:t>
      </w:r>
      <w:bookmarkEnd w:id="21"/>
    </w:p>
    <w:p w14:paraId="374EB3B7" w14:textId="77777777" w:rsidR="004E74A2" w:rsidRDefault="004E74A2" w:rsidP="004E74A2">
      <w:pPr>
        <w:pStyle w:val="Heading2"/>
      </w:pPr>
      <w:bookmarkStart w:id="22" w:name="_Toc242027039"/>
      <w:r>
        <w:t>Chapter 1.1</w:t>
      </w:r>
      <w:bookmarkEnd w:id="22"/>
    </w:p>
    <w:p w14:paraId="615140CE" w14:textId="77777777" w:rsidR="004E74A2" w:rsidRDefault="004E74A2" w:rsidP="004E74A2">
      <w:pPr>
        <w:pStyle w:val="Heading3"/>
      </w:pPr>
      <w:bookmarkStart w:id="23" w:name="_Toc242027040"/>
      <w:r>
        <w:t>Chapter 1.1.1.</w:t>
      </w:r>
      <w:bookmarkEnd w:id="23"/>
    </w:p>
    <w:p w14:paraId="48172F83" w14:textId="77777777" w:rsidR="004E74A2" w:rsidRDefault="004E74A2"/>
    <w:p w14:paraId="7F36DACF" w14:textId="69DF81BD" w:rsidR="004E74A2" w:rsidRDefault="004E74A2" w:rsidP="004E74A2">
      <w:pPr>
        <w:pStyle w:val="Heading1"/>
      </w:pPr>
      <w:bookmarkStart w:id="24" w:name="_Toc242027041"/>
      <w:r>
        <w:lastRenderedPageBreak/>
        <w:t>Methodology</w:t>
      </w:r>
      <w:r>
        <w:t xml:space="preserve"> (</w:t>
      </w:r>
      <w:r>
        <w:t>Incl. a High-Level architecture diagram</w:t>
      </w:r>
      <w:r>
        <w:t>)</w:t>
      </w:r>
      <w:bookmarkEnd w:id="24"/>
    </w:p>
    <w:p w14:paraId="76753094" w14:textId="77777777" w:rsidR="004E74A2" w:rsidRDefault="004E74A2" w:rsidP="004E74A2">
      <w:pPr>
        <w:pStyle w:val="Heading1"/>
        <w:spacing w:before="0"/>
      </w:pPr>
      <w:bookmarkStart w:id="25" w:name="_Toc242027042"/>
      <w:r>
        <w:t>Chapter 1</w:t>
      </w:r>
      <w:bookmarkEnd w:id="25"/>
    </w:p>
    <w:p w14:paraId="08D5A7DD" w14:textId="77777777" w:rsidR="004E74A2" w:rsidRDefault="004E74A2" w:rsidP="004E74A2">
      <w:pPr>
        <w:pStyle w:val="Heading2"/>
      </w:pPr>
      <w:bookmarkStart w:id="26" w:name="_Toc242027043"/>
      <w:r>
        <w:t>Chapter 1.1</w:t>
      </w:r>
      <w:bookmarkEnd w:id="26"/>
    </w:p>
    <w:p w14:paraId="079573C6" w14:textId="77777777" w:rsidR="004E74A2" w:rsidRDefault="004E74A2" w:rsidP="004E74A2">
      <w:pPr>
        <w:pStyle w:val="Heading3"/>
      </w:pPr>
      <w:bookmarkStart w:id="27" w:name="_Toc242027044"/>
      <w:r>
        <w:t>Chapter 1.1.1.</w:t>
      </w:r>
      <w:bookmarkEnd w:id="27"/>
    </w:p>
    <w:p w14:paraId="0E11DE48" w14:textId="77777777" w:rsidR="0051184F" w:rsidRDefault="0051184F"/>
    <w:p w14:paraId="7E837D3C" w14:textId="31EFE8C4" w:rsidR="004E74A2" w:rsidRDefault="004E74A2" w:rsidP="004E74A2">
      <w:pPr>
        <w:pStyle w:val="Heading1"/>
      </w:pPr>
      <w:bookmarkStart w:id="28" w:name="_Toc242027045"/>
      <w:r>
        <w:t>Data Sources</w:t>
      </w:r>
      <w:r>
        <w:t xml:space="preserve"> (Incl. </w:t>
      </w:r>
      <w:r>
        <w:t>permission to use</w:t>
      </w:r>
      <w:r>
        <w:t>)</w:t>
      </w:r>
      <w:bookmarkEnd w:id="28"/>
    </w:p>
    <w:p w14:paraId="1568710B" w14:textId="77777777" w:rsidR="004E74A2" w:rsidRDefault="004E74A2" w:rsidP="004E74A2">
      <w:pPr>
        <w:pStyle w:val="Heading1"/>
        <w:spacing w:before="0"/>
      </w:pPr>
      <w:bookmarkStart w:id="29" w:name="_Toc242027046"/>
      <w:r>
        <w:t>Chapter 1</w:t>
      </w:r>
      <w:bookmarkEnd w:id="29"/>
    </w:p>
    <w:p w14:paraId="62C56B6A" w14:textId="77777777" w:rsidR="004E74A2" w:rsidRDefault="004E74A2" w:rsidP="004E74A2">
      <w:pPr>
        <w:pStyle w:val="Heading2"/>
      </w:pPr>
      <w:bookmarkStart w:id="30" w:name="_Toc242027047"/>
      <w:r>
        <w:t>Chapter 1.1</w:t>
      </w:r>
      <w:bookmarkEnd w:id="30"/>
    </w:p>
    <w:p w14:paraId="4AB6B918" w14:textId="77777777" w:rsidR="004E74A2" w:rsidRDefault="004E74A2" w:rsidP="004E74A2">
      <w:pPr>
        <w:pStyle w:val="Heading3"/>
      </w:pPr>
      <w:bookmarkStart w:id="31" w:name="_Toc242027048"/>
      <w:r>
        <w:t>Chapter 1.1.1.</w:t>
      </w:r>
      <w:bookmarkEnd w:id="31"/>
    </w:p>
    <w:p w14:paraId="5E892055" w14:textId="77777777" w:rsidR="0051184F" w:rsidRDefault="0051184F"/>
    <w:p w14:paraId="4DAA5537" w14:textId="77777777" w:rsidR="0051184F" w:rsidRDefault="0051184F"/>
    <w:p w14:paraId="348B20E8" w14:textId="0B7F8A46" w:rsidR="004E74A2" w:rsidRDefault="004E74A2" w:rsidP="004E74A2">
      <w:pPr>
        <w:pStyle w:val="Heading1"/>
      </w:pPr>
      <w:bookmarkStart w:id="32" w:name="_Toc242027049"/>
      <w:r>
        <w:t>Expected Deliverables</w:t>
      </w:r>
      <w:r>
        <w:t xml:space="preserve"> (Incl. permission to use)</w:t>
      </w:r>
      <w:bookmarkEnd w:id="32"/>
    </w:p>
    <w:p w14:paraId="587A3534" w14:textId="77777777" w:rsidR="004E74A2" w:rsidRDefault="004E74A2" w:rsidP="004E74A2">
      <w:pPr>
        <w:pStyle w:val="Heading1"/>
        <w:spacing w:before="0"/>
      </w:pPr>
      <w:bookmarkStart w:id="33" w:name="_Toc242027050"/>
      <w:r>
        <w:t>Chapter 1</w:t>
      </w:r>
      <w:bookmarkEnd w:id="33"/>
    </w:p>
    <w:p w14:paraId="63580353" w14:textId="77777777" w:rsidR="004E74A2" w:rsidRDefault="004E74A2" w:rsidP="004E74A2">
      <w:pPr>
        <w:pStyle w:val="Heading2"/>
      </w:pPr>
      <w:bookmarkStart w:id="34" w:name="_Toc242027051"/>
      <w:r>
        <w:t>Chapter 1.1</w:t>
      </w:r>
      <w:bookmarkEnd w:id="34"/>
    </w:p>
    <w:p w14:paraId="42847586" w14:textId="77777777" w:rsidR="004E74A2" w:rsidRDefault="004E74A2" w:rsidP="004E74A2">
      <w:pPr>
        <w:pStyle w:val="Heading3"/>
      </w:pPr>
      <w:bookmarkStart w:id="35" w:name="_Toc242027052"/>
      <w:r>
        <w:t>Chapter 1.1.1.</w:t>
      </w:r>
      <w:bookmarkEnd w:id="35"/>
    </w:p>
    <w:p w14:paraId="1A93EDE2" w14:textId="77777777" w:rsidR="0051184F" w:rsidRDefault="0051184F"/>
    <w:p w14:paraId="2A93CFE0" w14:textId="77777777" w:rsidR="004E74A2" w:rsidRDefault="004E74A2"/>
    <w:p w14:paraId="01486B99" w14:textId="30925BBC" w:rsidR="004E74A2" w:rsidRDefault="004E74A2" w:rsidP="004E74A2">
      <w:pPr>
        <w:pStyle w:val="Heading1"/>
      </w:pPr>
      <w:bookmarkStart w:id="36" w:name="_Toc242027053"/>
      <w:r>
        <w:t>Timeline Diagram / Gantt</w:t>
      </w:r>
      <w:r>
        <w:t xml:space="preserve"> (</w:t>
      </w:r>
      <w:r w:rsidR="00DB3CD8">
        <w:t>Covering both semesters</w:t>
      </w:r>
      <w:r>
        <w:t>)</w:t>
      </w:r>
      <w:bookmarkEnd w:id="36"/>
    </w:p>
    <w:p w14:paraId="525485C0" w14:textId="77777777" w:rsidR="004E74A2" w:rsidRDefault="004E74A2" w:rsidP="004E74A2">
      <w:pPr>
        <w:pStyle w:val="Heading1"/>
        <w:spacing w:before="0"/>
      </w:pPr>
      <w:bookmarkStart w:id="37" w:name="_Toc242027054"/>
      <w:r>
        <w:t>Chapter 1</w:t>
      </w:r>
      <w:bookmarkEnd w:id="37"/>
    </w:p>
    <w:p w14:paraId="0F9C074C" w14:textId="77777777" w:rsidR="004E74A2" w:rsidRDefault="004E74A2" w:rsidP="004E74A2">
      <w:pPr>
        <w:pStyle w:val="Heading2"/>
      </w:pPr>
      <w:bookmarkStart w:id="38" w:name="_Toc242027055"/>
      <w:r>
        <w:t>Chapter 1.1</w:t>
      </w:r>
      <w:bookmarkEnd w:id="38"/>
    </w:p>
    <w:p w14:paraId="6FD0A6CE" w14:textId="77777777" w:rsidR="004E74A2" w:rsidRDefault="004E74A2" w:rsidP="004E74A2">
      <w:pPr>
        <w:pStyle w:val="Heading3"/>
      </w:pPr>
      <w:bookmarkStart w:id="39" w:name="_Toc242027056"/>
      <w:r>
        <w:t>Chapter 1.1.1.</w:t>
      </w:r>
      <w:bookmarkEnd w:id="39"/>
    </w:p>
    <w:p w14:paraId="5AC63768" w14:textId="77777777" w:rsidR="004E74A2" w:rsidRDefault="004E74A2"/>
    <w:p w14:paraId="2CF31B22" w14:textId="33028A90" w:rsidR="00DB3CD8" w:rsidRDefault="00DB3CD8" w:rsidP="00DB3CD8">
      <w:pPr>
        <w:pStyle w:val="Heading1"/>
      </w:pPr>
      <w:bookmarkStart w:id="40" w:name="_Toc242027057"/>
      <w:r>
        <w:lastRenderedPageBreak/>
        <w:t>Ethical and Legal Considerations</w:t>
      </w:r>
      <w:bookmarkEnd w:id="40"/>
    </w:p>
    <w:p w14:paraId="0564A4F2" w14:textId="77777777" w:rsidR="00DB3CD8" w:rsidRDefault="00DB3CD8" w:rsidP="00DB3CD8">
      <w:pPr>
        <w:pStyle w:val="Heading1"/>
        <w:spacing w:before="0"/>
      </w:pPr>
      <w:bookmarkStart w:id="41" w:name="_Toc242027058"/>
      <w:r>
        <w:t>Chapter 1</w:t>
      </w:r>
      <w:bookmarkEnd w:id="41"/>
    </w:p>
    <w:p w14:paraId="0118973C" w14:textId="77777777" w:rsidR="00DB3CD8" w:rsidRDefault="00DB3CD8" w:rsidP="00DB3CD8">
      <w:pPr>
        <w:pStyle w:val="Heading2"/>
      </w:pPr>
      <w:bookmarkStart w:id="42" w:name="_Toc242027059"/>
      <w:r>
        <w:t>Chapter 1.1</w:t>
      </w:r>
      <w:bookmarkEnd w:id="42"/>
    </w:p>
    <w:p w14:paraId="276E7891" w14:textId="77777777" w:rsidR="00DB3CD8" w:rsidRDefault="00DB3CD8" w:rsidP="00DB3CD8">
      <w:pPr>
        <w:pStyle w:val="Heading3"/>
      </w:pPr>
      <w:bookmarkStart w:id="43" w:name="_Toc242027060"/>
      <w:r>
        <w:t>Chapter 1.1.1.</w:t>
      </w:r>
      <w:bookmarkEnd w:id="43"/>
    </w:p>
    <w:p w14:paraId="3819B4D8" w14:textId="77777777" w:rsidR="0051184F" w:rsidRDefault="0051184F"/>
    <w:p w14:paraId="4D3B8FB8" w14:textId="77777777" w:rsidR="0051184F" w:rsidRDefault="00E73B14">
      <w:pPr>
        <w:pStyle w:val="Heading1"/>
      </w:pPr>
      <w:bookmarkStart w:id="44" w:name="_Toc242027061"/>
      <w:r>
        <w:t>References</w:t>
      </w:r>
      <w:bookmarkEnd w:id="44"/>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45" w:name="_heading=h.kfkjs3rwl2c1" w:colFirst="0" w:colLast="0"/>
      <w:bookmarkStart w:id="46" w:name="_Toc242027062"/>
      <w:bookmarkEnd w:id="45"/>
      <w:r>
        <w:t>Appendix</w:t>
      </w:r>
      <w:bookmarkEnd w:id="46"/>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9"/>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Pedro Guerra" w:date="2026-10-04T17:11:00Z" w:initials="PG">
    <w:p w14:paraId="0C8E6C43" w14:textId="77777777" w:rsidR="004E74A2" w:rsidRDefault="004E74A2" w:rsidP="004E74A2">
      <w:pPr>
        <w:pStyle w:val="CommentText"/>
      </w:pPr>
      <w:r>
        <w:rPr>
          <w:rStyle w:val="CommentReference"/>
        </w:rPr>
        <w:annotationRef/>
      </w:r>
      <w:r>
        <w:t>Add a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8E6C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A407B" w16cex:dateUtc="2026-10-04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8E6C43" w16cid:durableId="6F0A40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DE5F" w14:textId="77777777" w:rsidR="003E15DC" w:rsidRDefault="003E15DC">
      <w:pPr>
        <w:spacing w:after="0" w:line="240" w:lineRule="auto"/>
      </w:pPr>
      <w:r>
        <w:separator/>
      </w:r>
    </w:p>
  </w:endnote>
  <w:endnote w:type="continuationSeparator" w:id="0">
    <w:p w14:paraId="7F383F35" w14:textId="77777777" w:rsidR="003E15DC" w:rsidRDefault="003E1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D8DD15C-971B-4E18-BEBB-65490EA04C50}"/>
    <w:embedBold r:id="rId2" w:fontKey="{011F2148-8B9D-4E7A-938E-5D0D381EA1D9}"/>
    <w:embedItalic r:id="rId3" w:fontKey="{1586CD80-70E7-47C2-87E9-D85508C75042}"/>
  </w:font>
  <w:font w:name="Aptos Display">
    <w:charset w:val="00"/>
    <w:family w:val="swiss"/>
    <w:pitch w:val="variable"/>
    <w:sig w:usb0="20000287" w:usb1="00000003" w:usb2="00000000" w:usb3="00000000" w:csb0="0000019F" w:csb1="00000000"/>
    <w:embedRegular r:id="rId4" w:fontKey="{7767FE82-1ABB-45E6-86F0-E92EBDD049BB}"/>
  </w:font>
  <w:font w:name="Quattrocento Sans">
    <w:charset w:val="00"/>
    <w:family w:val="swiss"/>
    <w:pitch w:val="variable"/>
    <w:sig w:usb0="800000BF" w:usb1="4000005B" w:usb2="00000000" w:usb3="00000000" w:csb0="00000001" w:csb1="00000000"/>
    <w:embedRegular r:id="rId5" w:fontKey="{974F769C-98DC-478C-98F2-B1E6764C1123}"/>
    <w:embedBold r:id="rId6" w:fontKey="{6C378D61-71F1-43F9-9867-3B02D7256FD7}"/>
  </w:font>
  <w:font w:name="Aptos">
    <w:charset w:val="00"/>
    <w:family w:val="swiss"/>
    <w:pitch w:val="variable"/>
    <w:sig w:usb0="20000287" w:usb1="00000003" w:usb2="00000000" w:usb3="00000000" w:csb0="0000019F" w:csb1="00000000"/>
    <w:embedRegular r:id="rId7" w:fontKey="{73CB65DE-4151-49E0-9995-D9DB742E6FF4}"/>
    <w:embedBold r:id="rId8" w:fontKey="{2AFA92CB-8307-4CA2-8780-4A168A416C3E}"/>
  </w:font>
  <w:font w:name="Play">
    <w:altName w:val="Calibri"/>
    <w:charset w:val="00"/>
    <w:family w:val="auto"/>
    <w:pitch w:val="default"/>
    <w:embedRegular r:id="rId9" w:fontKey="{FC8C7967-2138-4AE3-9157-ACEBFAEED5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3FB0F" w14:textId="77777777" w:rsidR="003E15DC" w:rsidRDefault="003E15DC">
      <w:pPr>
        <w:spacing w:after="0" w:line="240" w:lineRule="auto"/>
      </w:pPr>
      <w:r>
        <w:separator/>
      </w:r>
    </w:p>
  </w:footnote>
  <w:footnote w:type="continuationSeparator" w:id="0">
    <w:p w14:paraId="438D4A9B" w14:textId="77777777" w:rsidR="003E15DC" w:rsidRDefault="003E15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rson w15:author="Pedro Guerra">
    <w15:presenceInfo w15:providerId="Windows Live" w15:userId="faa791e759874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327F52"/>
    <w:rsid w:val="003B21D4"/>
    <w:rsid w:val="003E15DC"/>
    <w:rsid w:val="003E1F7C"/>
    <w:rsid w:val="004A7AD2"/>
    <w:rsid w:val="004D5558"/>
    <w:rsid w:val="004E74A2"/>
    <w:rsid w:val="004F5038"/>
    <w:rsid w:val="0051184F"/>
    <w:rsid w:val="00891F35"/>
    <w:rsid w:val="009039E0"/>
    <w:rsid w:val="00912193"/>
    <w:rsid w:val="009E1379"/>
    <w:rsid w:val="009F2DC0"/>
    <w:rsid w:val="00A034FB"/>
    <w:rsid w:val="00C0515F"/>
    <w:rsid w:val="00DA61F3"/>
    <w:rsid w:val="00DB3CD8"/>
    <w:rsid w:val="00DB4F8F"/>
    <w:rsid w:val="00DC37B6"/>
    <w:rsid w:val="00E01221"/>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CommentReference">
    <w:name w:val="annotation reference"/>
    <w:basedOn w:val="DefaultParagraphFont"/>
    <w:uiPriority w:val="99"/>
    <w:semiHidden/>
    <w:unhideWhenUsed/>
    <w:rsid w:val="004E74A2"/>
    <w:rPr>
      <w:sz w:val="16"/>
      <w:szCs w:val="16"/>
    </w:rPr>
  </w:style>
  <w:style w:type="paragraph" w:styleId="CommentText">
    <w:name w:val="annotation text"/>
    <w:basedOn w:val="Normal"/>
    <w:link w:val="CommentTextChar"/>
    <w:uiPriority w:val="99"/>
    <w:unhideWhenUsed/>
    <w:rsid w:val="004E74A2"/>
    <w:pPr>
      <w:spacing w:line="240" w:lineRule="auto"/>
    </w:pPr>
    <w:rPr>
      <w:sz w:val="20"/>
      <w:szCs w:val="20"/>
    </w:rPr>
  </w:style>
  <w:style w:type="character" w:customStyle="1" w:styleId="CommentTextChar">
    <w:name w:val="Comment Text Char"/>
    <w:basedOn w:val="DefaultParagraphFont"/>
    <w:link w:val="CommentText"/>
    <w:uiPriority w:val="99"/>
    <w:rsid w:val="004E74A2"/>
    <w:rPr>
      <w:sz w:val="20"/>
      <w:szCs w:val="20"/>
    </w:rPr>
  </w:style>
  <w:style w:type="paragraph" w:styleId="CommentSubject">
    <w:name w:val="annotation subject"/>
    <w:basedOn w:val="CommentText"/>
    <w:next w:val="CommentText"/>
    <w:link w:val="CommentSubjectChar"/>
    <w:uiPriority w:val="99"/>
    <w:semiHidden/>
    <w:unhideWhenUsed/>
    <w:rsid w:val="004E74A2"/>
    <w:rPr>
      <w:b/>
      <w:bCs/>
    </w:rPr>
  </w:style>
  <w:style w:type="character" w:customStyle="1" w:styleId="CommentSubjectChar">
    <w:name w:val="Comment Subject Char"/>
    <w:basedOn w:val="CommentTextChar"/>
    <w:link w:val="CommentSubject"/>
    <w:uiPriority w:val="99"/>
    <w:semiHidden/>
    <w:rsid w:val="004E74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Pedro Guerra</cp:lastModifiedBy>
  <cp:revision>7</cp:revision>
  <dcterms:created xsi:type="dcterms:W3CDTF">2026-04-19T21:12:00Z</dcterms:created>
  <dcterms:modified xsi:type="dcterms:W3CDTF">2026-10-04T16:33:00Z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